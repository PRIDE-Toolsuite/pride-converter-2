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i/>
          <w:iCs/>
        </w:rPr>
        <w:id w:val="-386254158"/>
        <w:docPartObj>
          <w:docPartGallery w:val="Table of Contents"/>
          <w:docPartUnique/>
        </w:docPartObj>
      </w:sdtPr>
      <w:sdtEndPr>
        <w:rPr>
          <w:b w:val="0"/>
          <w:bCs w:val="0"/>
          <w:i w:val="0"/>
          <w:iCs w:val="0"/>
          <w:noProof/>
        </w:rPr>
      </w:sdtEndPr>
      <w:sdtContent>
        <w:p w:rsidR="00DB1EAD" w:rsidRPr="00CF65B0" w:rsidDel="00AA2131" w:rsidRDefault="00DB1EAD">
          <w:pPr>
            <w:spacing w:line="480" w:lineRule="auto"/>
            <w:jc w:val="both"/>
            <w:rPr>
              <w:del w:id="0" w:author="VB-RC" w:date="2012-09-07T10:48:00Z"/>
              <w:b/>
              <w:sz w:val="28"/>
            </w:rPr>
          </w:pPr>
          <w:del w:id="1" w:author="VB-RC" w:date="2012-09-07T10:48:00Z">
            <w:r w:rsidRPr="00CF65B0" w:rsidDel="00AA2131">
              <w:rPr>
                <w:b/>
                <w:sz w:val="28"/>
              </w:rPr>
              <w:delText xml:space="preserve">The PRIDE Converter 2 </w:delText>
            </w:r>
            <w:r w:rsidDel="00AA2131">
              <w:rPr>
                <w:b/>
                <w:sz w:val="28"/>
              </w:rPr>
              <w:delText>F</w:delText>
            </w:r>
            <w:r w:rsidRPr="00CF65B0" w:rsidDel="00AA2131">
              <w:rPr>
                <w:b/>
                <w:sz w:val="28"/>
              </w:rPr>
              <w:delText xml:space="preserve">ramework: </w:delText>
            </w:r>
            <w:r w:rsidDel="00AA2131">
              <w:rPr>
                <w:b/>
                <w:sz w:val="28"/>
              </w:rPr>
              <w:delText>A</w:delText>
            </w:r>
            <w:r w:rsidRPr="00CF65B0" w:rsidDel="00AA2131">
              <w:rPr>
                <w:b/>
                <w:sz w:val="28"/>
              </w:rPr>
              <w:delText xml:space="preserve">n </w:delText>
            </w:r>
            <w:r w:rsidDel="00AA2131">
              <w:rPr>
                <w:b/>
                <w:sz w:val="28"/>
              </w:rPr>
              <w:delText>I</w:delText>
            </w:r>
            <w:r w:rsidRPr="00CF65B0" w:rsidDel="00AA2131">
              <w:rPr>
                <w:b/>
                <w:sz w:val="28"/>
              </w:rPr>
              <w:delText xml:space="preserve">mproved </w:delText>
            </w:r>
            <w:r w:rsidDel="00AA2131">
              <w:rPr>
                <w:b/>
                <w:sz w:val="28"/>
              </w:rPr>
              <w:delText>S</w:delText>
            </w:r>
            <w:r w:rsidRPr="00CF65B0" w:rsidDel="00AA2131">
              <w:rPr>
                <w:b/>
                <w:sz w:val="28"/>
              </w:rPr>
              <w:delText xml:space="preserve">uite of </w:delText>
            </w:r>
            <w:r w:rsidDel="00AA2131">
              <w:rPr>
                <w:b/>
                <w:sz w:val="28"/>
              </w:rPr>
              <w:delText>T</w:delText>
            </w:r>
            <w:r w:rsidRPr="00CF65B0" w:rsidDel="00AA2131">
              <w:rPr>
                <w:b/>
                <w:sz w:val="28"/>
              </w:rPr>
              <w:delText xml:space="preserve">ools to </w:delText>
            </w:r>
            <w:r w:rsidDel="00AA2131">
              <w:rPr>
                <w:b/>
                <w:sz w:val="28"/>
              </w:rPr>
              <w:delText>F</w:delText>
            </w:r>
            <w:r w:rsidRPr="00CF65B0" w:rsidDel="00AA2131">
              <w:rPr>
                <w:b/>
                <w:sz w:val="28"/>
              </w:rPr>
              <w:delText xml:space="preserve">acilitate </w:delText>
            </w:r>
            <w:r w:rsidDel="00AA2131">
              <w:rPr>
                <w:b/>
                <w:sz w:val="28"/>
              </w:rPr>
              <w:delText>D</w:delText>
            </w:r>
            <w:r w:rsidRPr="00CF65B0" w:rsidDel="00AA2131">
              <w:rPr>
                <w:b/>
                <w:sz w:val="28"/>
              </w:rPr>
              <w:delText xml:space="preserve">ata </w:delText>
            </w:r>
            <w:r w:rsidDel="00AA2131">
              <w:rPr>
                <w:b/>
                <w:sz w:val="28"/>
              </w:rPr>
              <w:delText>S</w:delText>
            </w:r>
            <w:r w:rsidRPr="00CF65B0" w:rsidDel="00AA2131">
              <w:rPr>
                <w:b/>
                <w:sz w:val="28"/>
              </w:rPr>
              <w:delText xml:space="preserve">ubmission to the PRIDE </w:delText>
            </w:r>
            <w:r w:rsidDel="00AA2131">
              <w:rPr>
                <w:b/>
                <w:sz w:val="28"/>
              </w:rPr>
              <w:delText>D</w:delText>
            </w:r>
            <w:r w:rsidRPr="00CF65B0" w:rsidDel="00AA2131">
              <w:rPr>
                <w:b/>
                <w:sz w:val="28"/>
              </w:rPr>
              <w:delText xml:space="preserve">atabase and the ProteomeXchange </w:delText>
            </w:r>
            <w:r w:rsidDel="00AA2131">
              <w:rPr>
                <w:b/>
                <w:sz w:val="28"/>
              </w:rPr>
              <w:delText>C</w:delText>
            </w:r>
            <w:r w:rsidRPr="00CF65B0" w:rsidDel="00AA2131">
              <w:rPr>
                <w:b/>
                <w:sz w:val="28"/>
              </w:rPr>
              <w:delText>onsortium</w:delText>
            </w:r>
          </w:del>
        </w:p>
        <w:p w:rsidR="00DB1EAD" w:rsidDel="00AA2131" w:rsidRDefault="00DB1EAD">
          <w:pPr>
            <w:spacing w:line="480" w:lineRule="auto"/>
            <w:jc w:val="both"/>
            <w:rPr>
              <w:del w:id="2" w:author="VB-RC" w:date="2012-09-07T10:48:00Z"/>
              <w:rFonts w:cstheme="minorHAnsi"/>
            </w:rPr>
            <w:pPrChange w:id="3" w:author="VB-RC" w:date="2012-09-07T10:48:00Z">
              <w:pPr>
                <w:spacing w:line="360" w:lineRule="auto"/>
                <w:jc w:val="both"/>
              </w:pPr>
            </w:pPrChange>
          </w:pPr>
          <w:del w:id="4" w:author="VB-RC" w:date="2012-09-07T10:48:00Z">
            <w:r w:rsidDel="00AA2131">
              <w:delText>Richard G. C</w:delText>
            </w:r>
            <w:r w:rsidDel="00AA2131">
              <w:rPr>
                <w:rFonts w:cstheme="minorHAnsi"/>
              </w:rPr>
              <w:delText xml:space="preserve">ôté, Johannes Griss, José A. Dianes, Rui Wang, James C. Wright, </w:delText>
            </w:r>
            <w:r w:rsidRPr="00563462" w:rsidDel="00AA2131">
              <w:rPr>
                <w:rFonts w:cstheme="minorHAnsi"/>
              </w:rPr>
              <w:delText xml:space="preserve">Henk </w:delText>
            </w:r>
            <w:r w:rsidDel="00AA2131">
              <w:rPr>
                <w:rFonts w:cstheme="minorHAnsi"/>
              </w:rPr>
              <w:delText xml:space="preserve">W.P. </w:delText>
            </w:r>
            <w:r w:rsidRPr="00563462" w:rsidDel="00AA2131">
              <w:rPr>
                <w:rFonts w:cstheme="minorHAnsi"/>
              </w:rPr>
              <w:delText>van den Toorn</w:delText>
            </w:r>
            <w:r w:rsidDel="00AA2131">
              <w:rPr>
                <w:rFonts w:cstheme="minorHAnsi"/>
              </w:rPr>
              <w:delText xml:space="preserve">, Bas van Breukelen, </w:delText>
            </w:r>
            <w:r w:rsidR="008F5A39" w:rsidDel="00AA2131">
              <w:rPr>
                <w:rFonts w:cstheme="minorHAnsi"/>
              </w:rPr>
              <w:delText xml:space="preserve">Albert J. R. Heck, </w:delText>
            </w:r>
            <w:r w:rsidDel="00AA2131">
              <w:rPr>
                <w:rFonts w:cstheme="minorHAnsi"/>
              </w:rPr>
              <w:delText xml:space="preserve">Niels Hulstaert, Lennart Martens, Florian Reisinger, Attila Csordas, David Ovelleiro, Yasset Perez-Rivevol, Harald </w:delText>
            </w:r>
            <w:r w:rsidRPr="00FC1745" w:rsidDel="00AA2131">
              <w:rPr>
                <w:rFonts w:ascii="Calibri" w:hAnsi="Calibri" w:cs="Calibri"/>
                <w:noProof/>
              </w:rPr>
              <w:delText>Barsnes</w:delText>
            </w:r>
            <w:r w:rsidDel="00AA2131">
              <w:rPr>
                <w:rFonts w:cstheme="minorHAnsi"/>
              </w:rPr>
              <w:delText xml:space="preserve">, Henning Hermjakob </w:delText>
            </w:r>
            <w:r w:rsidRPr="002F022E" w:rsidDel="00AA2131">
              <w:delText>and</w:delText>
            </w:r>
            <w:r w:rsidDel="00AA2131">
              <w:rPr>
                <w:rFonts w:cstheme="minorHAnsi"/>
              </w:rPr>
              <w:delText xml:space="preserve"> Juan Antonio Vizcaíno</w:delText>
            </w:r>
          </w:del>
        </w:p>
        <w:p w:rsidR="00DB1EAD" w:rsidDel="00AA2131" w:rsidRDefault="00DB1EAD">
          <w:pPr>
            <w:spacing w:line="480" w:lineRule="auto"/>
            <w:jc w:val="both"/>
            <w:rPr>
              <w:del w:id="5" w:author="VB-RC" w:date="2012-09-07T10:48:00Z"/>
              <w:rFonts w:cstheme="minorHAnsi"/>
            </w:rPr>
            <w:pPrChange w:id="6" w:author="VB-RC" w:date="2012-09-07T10:48:00Z">
              <w:pPr>
                <w:spacing w:line="360" w:lineRule="auto"/>
                <w:jc w:val="both"/>
              </w:pPr>
            </w:pPrChange>
          </w:pPr>
        </w:p>
        <w:p w:rsidR="00AA2131" w:rsidRDefault="00DB1EAD" w:rsidP="00AA2131">
          <w:pPr>
            <w:pStyle w:val="Title"/>
            <w:pBdr>
              <w:bottom w:val="single" w:sz="24" w:space="14" w:color="9BBB59"/>
            </w:pBdr>
            <w:rPr>
              <w:ins w:id="7" w:author="VB-RC" w:date="2012-09-07T10:51:00Z"/>
            </w:rPr>
          </w:pPr>
          <w:del w:id="8" w:author="VB-RC" w:date="2012-09-07T10:51:00Z">
            <w:r w:rsidDel="00AA2131">
              <w:delText>Supplementary Materials</w:delText>
            </w:r>
          </w:del>
          <w:ins w:id="9" w:author="VB-RC" w:date="2012-09-07T10:51:00Z">
            <w:r w:rsidR="00AA2131">
              <w:t>PRI</w:t>
            </w:r>
            <w:bookmarkStart w:id="10" w:name="_GoBack"/>
            <w:bookmarkEnd w:id="10"/>
            <w:r w:rsidR="00AA2131">
              <w:t xml:space="preserve">DE Converter 2 </w:t>
            </w:r>
          </w:ins>
        </w:p>
        <w:p w:rsidR="00AA2131" w:rsidRPr="00AA2131" w:rsidRDefault="00AA2131" w:rsidP="00AA2131">
          <w:pPr>
            <w:pStyle w:val="Title"/>
            <w:pBdr>
              <w:bottom w:val="single" w:sz="24" w:space="14" w:color="9BBB59"/>
            </w:pBdr>
            <w:rPr>
              <w:ins w:id="11" w:author="VB-RC" w:date="2012-09-07T10:51:00Z"/>
              <w:i w:val="0"/>
              <w:rPrChange w:id="12" w:author="VB-RC" w:date="2012-09-07T10:51:00Z">
                <w:rPr>
                  <w:ins w:id="13" w:author="VB-RC" w:date="2012-09-07T10:51:00Z"/>
                </w:rPr>
              </w:rPrChange>
            </w:rPr>
          </w:pPr>
          <w:ins w:id="14" w:author="VB-RC" w:date="2012-09-07T10:51:00Z">
            <w:r w:rsidRPr="00AA2131">
              <w:rPr>
                <w:i w:val="0"/>
                <w:rPrChange w:id="15" w:author="VB-RC" w:date="2012-09-07T10:51:00Z">
                  <w:rPr/>
                </w:rPrChange>
              </w:rPr>
              <w:t>GUI User Manual</w:t>
            </w:r>
          </w:ins>
        </w:p>
        <w:p w:rsidR="00AA2131" w:rsidRPr="00AA2131" w:rsidRDefault="00AA2131">
          <w:pPr>
            <w:ind w:firstLine="0"/>
            <w:rPr>
              <w:rPrChange w:id="16" w:author="VB-RC" w:date="2012-09-07T10:51:00Z">
                <w:rPr>
                  <w:b/>
                </w:rPr>
              </w:rPrChange>
            </w:rPr>
            <w:pPrChange w:id="17" w:author="VB-RC" w:date="2012-09-07T10:51:00Z">
              <w:pPr>
                <w:pStyle w:val="Title"/>
                <w:pBdr>
                  <w:bottom w:val="single" w:sz="24" w:space="14" w:color="9BBB59"/>
                </w:pBdr>
              </w:pPr>
            </w:pPrChange>
          </w:pPr>
        </w:p>
        <w:p w:rsidR="000115F8" w:rsidRDefault="000115F8">
          <w:pPr>
            <w:pStyle w:val="TOCHeading"/>
          </w:pPr>
          <w:r>
            <w:t>Table of Contents</w:t>
          </w:r>
        </w:p>
        <w:p w:rsidR="00190425" w:rsidRDefault="008C7353">
          <w:pPr>
            <w:pStyle w:val="TOC1"/>
            <w:tabs>
              <w:tab w:val="right" w:leader="underscore" w:pos="9016"/>
            </w:tabs>
            <w:rPr>
              <w:noProof/>
            </w:rPr>
          </w:pPr>
          <w:r>
            <w:fldChar w:fldCharType="begin"/>
          </w:r>
          <w:r w:rsidR="00C440E8">
            <w:instrText xml:space="preserve"> TOC \o "1-4" \h \z \u </w:instrText>
          </w:r>
          <w:r>
            <w:fldChar w:fldCharType="separate"/>
          </w:r>
          <w:hyperlink w:anchor="_Toc334779153" w:history="1">
            <w:r w:rsidR="00190425" w:rsidRPr="00211E36">
              <w:rPr>
                <w:rStyle w:val="Hyperlink"/>
                <w:rFonts w:asciiTheme="majorHAnsi" w:hAnsiTheme="majorHAnsi" w:cstheme="minorHAnsi"/>
                <w:noProof/>
              </w:rPr>
              <w:t>1. Introduction</w:t>
            </w:r>
            <w:r w:rsidR="00190425">
              <w:rPr>
                <w:noProof/>
                <w:webHidden/>
              </w:rPr>
              <w:tab/>
            </w:r>
            <w:r w:rsidR="00190425">
              <w:rPr>
                <w:noProof/>
                <w:webHidden/>
              </w:rPr>
              <w:fldChar w:fldCharType="begin"/>
            </w:r>
            <w:r w:rsidR="00190425">
              <w:rPr>
                <w:noProof/>
                <w:webHidden/>
              </w:rPr>
              <w:instrText xml:space="preserve"> PAGEREF _Toc334779153 \h </w:instrText>
            </w:r>
            <w:r w:rsidR="00190425">
              <w:rPr>
                <w:noProof/>
                <w:webHidden/>
              </w:rPr>
            </w:r>
            <w:r w:rsidR="00190425">
              <w:rPr>
                <w:noProof/>
                <w:webHidden/>
              </w:rPr>
              <w:fldChar w:fldCharType="separate"/>
            </w:r>
            <w:r w:rsidR="009E03DE">
              <w:rPr>
                <w:noProof/>
                <w:webHidden/>
              </w:rPr>
              <w:t>3</w:t>
            </w:r>
            <w:r w:rsidR="00190425">
              <w:rPr>
                <w:noProof/>
                <w:webHidden/>
              </w:rPr>
              <w:fldChar w:fldCharType="end"/>
            </w:r>
          </w:hyperlink>
        </w:p>
        <w:p w:rsidR="00190425" w:rsidRDefault="00190425">
          <w:pPr>
            <w:pStyle w:val="TOC1"/>
            <w:tabs>
              <w:tab w:val="right" w:leader="underscore" w:pos="9016"/>
            </w:tabs>
            <w:rPr>
              <w:noProof/>
            </w:rPr>
          </w:pPr>
          <w:hyperlink w:anchor="_Toc334779154" w:history="1">
            <w:r w:rsidRPr="00211E36">
              <w:rPr>
                <w:rStyle w:val="Hyperlink"/>
                <w:noProof/>
              </w:rPr>
              <w:t xml:space="preserve">2. </w:t>
            </w:r>
            <w:r w:rsidRPr="00211E36">
              <w:rPr>
                <w:rStyle w:val="Hyperlink"/>
                <w:i/>
                <w:noProof/>
              </w:rPr>
              <w:t>PRIDE Converter 2</w:t>
            </w:r>
            <w:r w:rsidRPr="00211E36">
              <w:rPr>
                <w:rStyle w:val="Hyperlink"/>
                <w:noProof/>
              </w:rPr>
              <w:t xml:space="preserve"> Requirements</w:t>
            </w:r>
            <w:r>
              <w:rPr>
                <w:noProof/>
                <w:webHidden/>
              </w:rPr>
              <w:tab/>
            </w:r>
            <w:r>
              <w:rPr>
                <w:noProof/>
                <w:webHidden/>
              </w:rPr>
              <w:fldChar w:fldCharType="begin"/>
            </w:r>
            <w:r>
              <w:rPr>
                <w:noProof/>
                <w:webHidden/>
              </w:rPr>
              <w:instrText xml:space="preserve"> PAGEREF _Toc334779154 \h </w:instrText>
            </w:r>
            <w:r>
              <w:rPr>
                <w:noProof/>
                <w:webHidden/>
              </w:rPr>
            </w:r>
            <w:r>
              <w:rPr>
                <w:noProof/>
                <w:webHidden/>
              </w:rPr>
              <w:fldChar w:fldCharType="separate"/>
            </w:r>
            <w:r w:rsidR="009E03DE">
              <w:rPr>
                <w:noProof/>
                <w:webHidden/>
              </w:rPr>
              <w:t>4</w:t>
            </w:r>
            <w:r>
              <w:rPr>
                <w:noProof/>
                <w:webHidden/>
              </w:rPr>
              <w:fldChar w:fldCharType="end"/>
            </w:r>
          </w:hyperlink>
        </w:p>
        <w:p w:rsidR="00190425" w:rsidRDefault="00190425">
          <w:pPr>
            <w:pStyle w:val="TOC2"/>
            <w:tabs>
              <w:tab w:val="right" w:leader="underscore" w:pos="9016"/>
            </w:tabs>
            <w:rPr>
              <w:noProof/>
            </w:rPr>
          </w:pPr>
          <w:hyperlink w:anchor="_Toc334779155" w:history="1">
            <w:r w:rsidRPr="00211E36">
              <w:rPr>
                <w:rStyle w:val="Hyperlink"/>
                <w:rFonts w:asciiTheme="majorHAnsi" w:hAnsiTheme="majorHAnsi" w:cstheme="minorHAnsi"/>
                <w:noProof/>
              </w:rPr>
              <w:t>2.1. System Requirements</w:t>
            </w:r>
            <w:r>
              <w:rPr>
                <w:noProof/>
                <w:webHidden/>
              </w:rPr>
              <w:tab/>
            </w:r>
            <w:r>
              <w:rPr>
                <w:noProof/>
                <w:webHidden/>
              </w:rPr>
              <w:fldChar w:fldCharType="begin"/>
            </w:r>
            <w:r>
              <w:rPr>
                <w:noProof/>
                <w:webHidden/>
              </w:rPr>
              <w:instrText xml:space="preserve"> PAGEREF _Toc334779155 \h </w:instrText>
            </w:r>
            <w:r>
              <w:rPr>
                <w:noProof/>
                <w:webHidden/>
              </w:rPr>
            </w:r>
            <w:r>
              <w:rPr>
                <w:noProof/>
                <w:webHidden/>
              </w:rPr>
              <w:fldChar w:fldCharType="separate"/>
            </w:r>
            <w:r w:rsidR="009E03DE">
              <w:rPr>
                <w:noProof/>
                <w:webHidden/>
              </w:rPr>
              <w:t>4</w:t>
            </w:r>
            <w:r>
              <w:rPr>
                <w:noProof/>
                <w:webHidden/>
              </w:rPr>
              <w:fldChar w:fldCharType="end"/>
            </w:r>
          </w:hyperlink>
        </w:p>
        <w:p w:rsidR="00190425" w:rsidRDefault="00190425">
          <w:pPr>
            <w:pStyle w:val="TOC2"/>
            <w:tabs>
              <w:tab w:val="right" w:leader="underscore" w:pos="9016"/>
            </w:tabs>
            <w:rPr>
              <w:noProof/>
            </w:rPr>
          </w:pPr>
          <w:hyperlink w:anchor="_Toc334779156" w:history="1">
            <w:r w:rsidRPr="00211E36">
              <w:rPr>
                <w:rStyle w:val="Hyperlink"/>
                <w:rFonts w:asciiTheme="majorHAnsi" w:hAnsiTheme="majorHAnsi" w:cstheme="minorHAnsi"/>
                <w:noProof/>
              </w:rPr>
              <w:t>2.2. Additional Requirements</w:t>
            </w:r>
            <w:r>
              <w:rPr>
                <w:noProof/>
                <w:webHidden/>
              </w:rPr>
              <w:tab/>
            </w:r>
            <w:r>
              <w:rPr>
                <w:noProof/>
                <w:webHidden/>
              </w:rPr>
              <w:fldChar w:fldCharType="begin"/>
            </w:r>
            <w:r>
              <w:rPr>
                <w:noProof/>
                <w:webHidden/>
              </w:rPr>
              <w:instrText xml:space="preserve"> PAGEREF _Toc334779156 \h </w:instrText>
            </w:r>
            <w:r>
              <w:rPr>
                <w:noProof/>
                <w:webHidden/>
              </w:rPr>
            </w:r>
            <w:r>
              <w:rPr>
                <w:noProof/>
                <w:webHidden/>
              </w:rPr>
              <w:fldChar w:fldCharType="separate"/>
            </w:r>
            <w:r w:rsidR="009E03DE">
              <w:rPr>
                <w:noProof/>
                <w:webHidden/>
              </w:rPr>
              <w:t>4</w:t>
            </w:r>
            <w:r>
              <w:rPr>
                <w:noProof/>
                <w:webHidden/>
              </w:rPr>
              <w:fldChar w:fldCharType="end"/>
            </w:r>
          </w:hyperlink>
        </w:p>
        <w:p w:rsidR="00190425" w:rsidRDefault="00190425">
          <w:pPr>
            <w:pStyle w:val="TOC1"/>
            <w:tabs>
              <w:tab w:val="right" w:leader="underscore" w:pos="9016"/>
            </w:tabs>
            <w:rPr>
              <w:noProof/>
            </w:rPr>
          </w:pPr>
          <w:hyperlink w:anchor="_Toc334779157" w:history="1">
            <w:r w:rsidRPr="00211E36">
              <w:rPr>
                <w:rStyle w:val="Hyperlink"/>
                <w:rFonts w:asciiTheme="majorHAnsi" w:hAnsiTheme="majorHAnsi" w:cstheme="minorHAnsi"/>
                <w:noProof/>
              </w:rPr>
              <w:t xml:space="preserve">3. </w:t>
            </w:r>
            <w:r w:rsidRPr="00211E36">
              <w:rPr>
                <w:rStyle w:val="Hyperlink"/>
                <w:rFonts w:asciiTheme="majorHAnsi" w:hAnsiTheme="majorHAnsi" w:cstheme="minorHAnsi"/>
                <w:i/>
                <w:noProof/>
              </w:rPr>
              <w:t>PRIDE Converter 2</w:t>
            </w:r>
            <w:r w:rsidRPr="00211E36">
              <w:rPr>
                <w:rStyle w:val="Hyperlink"/>
                <w:rFonts w:asciiTheme="majorHAnsi" w:hAnsiTheme="majorHAnsi" w:cstheme="minorHAnsi"/>
                <w:noProof/>
              </w:rPr>
              <w:t xml:space="preserve"> Tool Suite GUI User Guide</w:t>
            </w:r>
            <w:r>
              <w:rPr>
                <w:noProof/>
                <w:webHidden/>
              </w:rPr>
              <w:tab/>
            </w:r>
            <w:r>
              <w:rPr>
                <w:noProof/>
                <w:webHidden/>
              </w:rPr>
              <w:fldChar w:fldCharType="begin"/>
            </w:r>
            <w:r>
              <w:rPr>
                <w:noProof/>
                <w:webHidden/>
              </w:rPr>
              <w:instrText xml:space="preserve"> PAGEREF _Toc334779157 \h </w:instrText>
            </w:r>
            <w:r>
              <w:rPr>
                <w:noProof/>
                <w:webHidden/>
              </w:rPr>
            </w:r>
            <w:r>
              <w:rPr>
                <w:noProof/>
                <w:webHidden/>
              </w:rPr>
              <w:fldChar w:fldCharType="separate"/>
            </w:r>
            <w:r w:rsidR="009E03DE">
              <w:rPr>
                <w:noProof/>
                <w:webHidden/>
              </w:rPr>
              <w:t>5</w:t>
            </w:r>
            <w:r>
              <w:rPr>
                <w:noProof/>
                <w:webHidden/>
              </w:rPr>
              <w:fldChar w:fldCharType="end"/>
            </w:r>
          </w:hyperlink>
        </w:p>
        <w:p w:rsidR="00190425" w:rsidRDefault="00190425">
          <w:pPr>
            <w:pStyle w:val="TOC2"/>
            <w:tabs>
              <w:tab w:val="right" w:leader="underscore" w:pos="9016"/>
            </w:tabs>
            <w:rPr>
              <w:noProof/>
            </w:rPr>
          </w:pPr>
          <w:hyperlink w:anchor="_Toc334779158" w:history="1">
            <w:r w:rsidRPr="00211E36">
              <w:rPr>
                <w:rStyle w:val="Hyperlink"/>
                <w:rFonts w:asciiTheme="majorHAnsi" w:hAnsiTheme="majorHAnsi" w:cstheme="minorHAnsi"/>
                <w:noProof/>
              </w:rPr>
              <w:t>3.1. PRIDE Converter 2</w:t>
            </w:r>
            <w:r>
              <w:rPr>
                <w:noProof/>
                <w:webHidden/>
              </w:rPr>
              <w:tab/>
            </w:r>
            <w:r>
              <w:rPr>
                <w:noProof/>
                <w:webHidden/>
              </w:rPr>
              <w:fldChar w:fldCharType="begin"/>
            </w:r>
            <w:r>
              <w:rPr>
                <w:noProof/>
                <w:webHidden/>
              </w:rPr>
              <w:instrText xml:space="preserve"> PAGEREF _Toc334779158 \h </w:instrText>
            </w:r>
            <w:r>
              <w:rPr>
                <w:noProof/>
                <w:webHidden/>
              </w:rPr>
            </w:r>
            <w:r>
              <w:rPr>
                <w:noProof/>
                <w:webHidden/>
              </w:rPr>
              <w:fldChar w:fldCharType="separate"/>
            </w:r>
            <w:r w:rsidR="009E03DE">
              <w:rPr>
                <w:noProof/>
                <w:webHidden/>
              </w:rPr>
              <w:t>6</w:t>
            </w:r>
            <w:r>
              <w:rPr>
                <w:noProof/>
                <w:webHidden/>
              </w:rPr>
              <w:fldChar w:fldCharType="end"/>
            </w:r>
          </w:hyperlink>
        </w:p>
        <w:p w:rsidR="00190425" w:rsidRDefault="00190425">
          <w:pPr>
            <w:pStyle w:val="TOC3"/>
            <w:tabs>
              <w:tab w:val="right" w:leader="underscore" w:pos="9016"/>
            </w:tabs>
            <w:rPr>
              <w:noProof/>
            </w:rPr>
          </w:pPr>
          <w:hyperlink w:anchor="_Toc334779159" w:history="1">
            <w:r w:rsidRPr="00211E36">
              <w:rPr>
                <w:rStyle w:val="Hyperlink"/>
                <w:rFonts w:asciiTheme="majorHAnsi" w:hAnsiTheme="majorHAnsi"/>
                <w:noProof/>
              </w:rPr>
              <w:t>3.1.1. Format Selection</w:t>
            </w:r>
            <w:r>
              <w:rPr>
                <w:noProof/>
                <w:webHidden/>
              </w:rPr>
              <w:tab/>
            </w:r>
            <w:r>
              <w:rPr>
                <w:noProof/>
                <w:webHidden/>
              </w:rPr>
              <w:fldChar w:fldCharType="begin"/>
            </w:r>
            <w:r>
              <w:rPr>
                <w:noProof/>
                <w:webHidden/>
              </w:rPr>
              <w:instrText xml:space="preserve"> PAGEREF _Toc334779159 \h </w:instrText>
            </w:r>
            <w:r>
              <w:rPr>
                <w:noProof/>
                <w:webHidden/>
              </w:rPr>
            </w:r>
            <w:r>
              <w:rPr>
                <w:noProof/>
                <w:webHidden/>
              </w:rPr>
              <w:fldChar w:fldCharType="separate"/>
            </w:r>
            <w:r w:rsidR="009E03DE">
              <w:rPr>
                <w:noProof/>
                <w:webHidden/>
              </w:rPr>
              <w:t>6</w:t>
            </w:r>
            <w:r>
              <w:rPr>
                <w:noProof/>
                <w:webHidden/>
              </w:rPr>
              <w:fldChar w:fldCharType="end"/>
            </w:r>
          </w:hyperlink>
        </w:p>
        <w:p w:rsidR="00190425" w:rsidRDefault="00190425">
          <w:pPr>
            <w:pStyle w:val="TOC3"/>
            <w:tabs>
              <w:tab w:val="right" w:leader="underscore" w:pos="9016"/>
            </w:tabs>
            <w:rPr>
              <w:noProof/>
            </w:rPr>
          </w:pPr>
          <w:hyperlink w:anchor="_Toc334779160" w:history="1">
            <w:r w:rsidRPr="00211E36">
              <w:rPr>
                <w:rStyle w:val="Hyperlink"/>
                <w:rFonts w:asciiTheme="majorHAnsi" w:hAnsiTheme="majorHAnsi"/>
                <w:noProof/>
              </w:rPr>
              <w:t>3.1.2. File Selection</w:t>
            </w:r>
            <w:r>
              <w:rPr>
                <w:noProof/>
                <w:webHidden/>
              </w:rPr>
              <w:tab/>
            </w:r>
            <w:r>
              <w:rPr>
                <w:noProof/>
                <w:webHidden/>
              </w:rPr>
              <w:fldChar w:fldCharType="begin"/>
            </w:r>
            <w:r>
              <w:rPr>
                <w:noProof/>
                <w:webHidden/>
              </w:rPr>
              <w:instrText xml:space="preserve"> PAGEREF _Toc334779160 \h </w:instrText>
            </w:r>
            <w:r>
              <w:rPr>
                <w:noProof/>
                <w:webHidden/>
              </w:rPr>
            </w:r>
            <w:r>
              <w:rPr>
                <w:noProof/>
                <w:webHidden/>
              </w:rPr>
              <w:fldChar w:fldCharType="separate"/>
            </w:r>
            <w:r w:rsidR="009E03DE">
              <w:rPr>
                <w:noProof/>
                <w:webHidden/>
              </w:rPr>
              <w:t>7</w:t>
            </w:r>
            <w:r>
              <w:rPr>
                <w:noProof/>
                <w:webHidden/>
              </w:rPr>
              <w:fldChar w:fldCharType="end"/>
            </w:r>
          </w:hyperlink>
        </w:p>
        <w:p w:rsidR="00190425" w:rsidRDefault="00190425">
          <w:pPr>
            <w:pStyle w:val="TOC4"/>
            <w:tabs>
              <w:tab w:val="right" w:leader="underscore" w:pos="9016"/>
            </w:tabs>
            <w:rPr>
              <w:noProof/>
            </w:rPr>
          </w:pPr>
          <w:hyperlink w:anchor="_Toc334779161" w:history="1">
            <w:r w:rsidRPr="00211E36">
              <w:rPr>
                <w:rStyle w:val="Hyperlink"/>
                <w:rFonts w:asciiTheme="majorHAnsi" w:hAnsiTheme="majorHAnsi"/>
                <w:noProof/>
              </w:rPr>
              <w:t>3.1.2.1. FASTA – First word</w:t>
            </w:r>
            <w:r>
              <w:rPr>
                <w:noProof/>
                <w:webHidden/>
              </w:rPr>
              <w:tab/>
            </w:r>
            <w:r>
              <w:rPr>
                <w:noProof/>
                <w:webHidden/>
              </w:rPr>
              <w:fldChar w:fldCharType="begin"/>
            </w:r>
            <w:r>
              <w:rPr>
                <w:noProof/>
                <w:webHidden/>
              </w:rPr>
              <w:instrText xml:space="preserve"> PAGEREF _Toc334779161 \h </w:instrText>
            </w:r>
            <w:r>
              <w:rPr>
                <w:noProof/>
                <w:webHidden/>
              </w:rPr>
            </w:r>
            <w:r>
              <w:rPr>
                <w:noProof/>
                <w:webHidden/>
              </w:rPr>
              <w:fldChar w:fldCharType="separate"/>
            </w:r>
            <w:r w:rsidR="009E03DE">
              <w:rPr>
                <w:noProof/>
                <w:webHidden/>
              </w:rPr>
              <w:t>8</w:t>
            </w:r>
            <w:r>
              <w:rPr>
                <w:noProof/>
                <w:webHidden/>
              </w:rPr>
              <w:fldChar w:fldCharType="end"/>
            </w:r>
          </w:hyperlink>
        </w:p>
        <w:p w:rsidR="00190425" w:rsidRDefault="00190425">
          <w:pPr>
            <w:pStyle w:val="TOC4"/>
            <w:tabs>
              <w:tab w:val="right" w:leader="underscore" w:pos="9016"/>
            </w:tabs>
            <w:rPr>
              <w:noProof/>
            </w:rPr>
          </w:pPr>
          <w:hyperlink w:anchor="_Toc334779162" w:history="1">
            <w:r w:rsidRPr="00211E36">
              <w:rPr>
                <w:rStyle w:val="Hyperlink"/>
                <w:rFonts w:asciiTheme="majorHAnsi" w:hAnsiTheme="majorHAnsi"/>
                <w:noProof/>
              </w:rPr>
              <w:t>3.1.2.2. FASTA – Full ID line</w:t>
            </w:r>
            <w:r>
              <w:rPr>
                <w:noProof/>
                <w:webHidden/>
              </w:rPr>
              <w:tab/>
            </w:r>
            <w:r>
              <w:rPr>
                <w:noProof/>
                <w:webHidden/>
              </w:rPr>
              <w:fldChar w:fldCharType="begin"/>
            </w:r>
            <w:r>
              <w:rPr>
                <w:noProof/>
                <w:webHidden/>
              </w:rPr>
              <w:instrText xml:space="preserve"> PAGEREF _Toc334779162 \h </w:instrText>
            </w:r>
            <w:r>
              <w:rPr>
                <w:noProof/>
                <w:webHidden/>
              </w:rPr>
            </w:r>
            <w:r>
              <w:rPr>
                <w:noProof/>
                <w:webHidden/>
              </w:rPr>
              <w:fldChar w:fldCharType="separate"/>
            </w:r>
            <w:r w:rsidR="009E03DE">
              <w:rPr>
                <w:noProof/>
                <w:webHidden/>
              </w:rPr>
              <w:t>8</w:t>
            </w:r>
            <w:r>
              <w:rPr>
                <w:noProof/>
                <w:webHidden/>
              </w:rPr>
              <w:fldChar w:fldCharType="end"/>
            </w:r>
          </w:hyperlink>
        </w:p>
        <w:p w:rsidR="00190425" w:rsidRDefault="00190425">
          <w:pPr>
            <w:pStyle w:val="TOC4"/>
            <w:tabs>
              <w:tab w:val="right" w:leader="underscore" w:pos="9016"/>
            </w:tabs>
            <w:rPr>
              <w:noProof/>
            </w:rPr>
          </w:pPr>
          <w:hyperlink w:anchor="_Toc334779163" w:history="1">
            <w:r w:rsidRPr="00211E36">
              <w:rPr>
                <w:rStyle w:val="Hyperlink"/>
                <w:rFonts w:asciiTheme="majorHAnsi" w:hAnsiTheme="majorHAnsi"/>
                <w:noProof/>
              </w:rPr>
              <w:t>3.1.2.3. FASTA – Match UniProt AC</w:t>
            </w:r>
            <w:r>
              <w:rPr>
                <w:noProof/>
                <w:webHidden/>
              </w:rPr>
              <w:tab/>
            </w:r>
            <w:r>
              <w:rPr>
                <w:noProof/>
                <w:webHidden/>
              </w:rPr>
              <w:fldChar w:fldCharType="begin"/>
            </w:r>
            <w:r>
              <w:rPr>
                <w:noProof/>
                <w:webHidden/>
              </w:rPr>
              <w:instrText xml:space="preserve"> PAGEREF _Toc334779163 \h </w:instrText>
            </w:r>
            <w:r>
              <w:rPr>
                <w:noProof/>
                <w:webHidden/>
              </w:rPr>
            </w:r>
            <w:r>
              <w:rPr>
                <w:noProof/>
                <w:webHidden/>
              </w:rPr>
              <w:fldChar w:fldCharType="separate"/>
            </w:r>
            <w:r w:rsidR="009E03DE">
              <w:rPr>
                <w:noProof/>
                <w:webHidden/>
              </w:rPr>
              <w:t>9</w:t>
            </w:r>
            <w:r>
              <w:rPr>
                <w:noProof/>
                <w:webHidden/>
              </w:rPr>
              <w:fldChar w:fldCharType="end"/>
            </w:r>
          </w:hyperlink>
        </w:p>
        <w:p w:rsidR="00190425" w:rsidRDefault="00190425">
          <w:pPr>
            <w:pStyle w:val="TOC4"/>
            <w:tabs>
              <w:tab w:val="right" w:leader="underscore" w:pos="9016"/>
            </w:tabs>
            <w:rPr>
              <w:noProof/>
            </w:rPr>
          </w:pPr>
          <w:hyperlink w:anchor="_Toc334779164" w:history="1">
            <w:r w:rsidRPr="00211E36">
              <w:rPr>
                <w:rStyle w:val="Hyperlink"/>
                <w:rFonts w:asciiTheme="majorHAnsi" w:hAnsiTheme="majorHAnsi"/>
                <w:noProof/>
              </w:rPr>
              <w:t>3.1.2.3. FASTA – Match UniProt ID</w:t>
            </w:r>
            <w:r>
              <w:rPr>
                <w:noProof/>
                <w:webHidden/>
              </w:rPr>
              <w:tab/>
            </w:r>
            <w:r>
              <w:rPr>
                <w:noProof/>
                <w:webHidden/>
              </w:rPr>
              <w:fldChar w:fldCharType="begin"/>
            </w:r>
            <w:r>
              <w:rPr>
                <w:noProof/>
                <w:webHidden/>
              </w:rPr>
              <w:instrText xml:space="preserve"> PAGEREF _Toc334779164 \h </w:instrText>
            </w:r>
            <w:r>
              <w:rPr>
                <w:noProof/>
                <w:webHidden/>
              </w:rPr>
            </w:r>
            <w:r>
              <w:rPr>
                <w:noProof/>
                <w:webHidden/>
              </w:rPr>
              <w:fldChar w:fldCharType="separate"/>
            </w:r>
            <w:r w:rsidR="009E03DE">
              <w:rPr>
                <w:noProof/>
                <w:webHidden/>
              </w:rPr>
              <w:t>9</w:t>
            </w:r>
            <w:r>
              <w:rPr>
                <w:noProof/>
                <w:webHidden/>
              </w:rPr>
              <w:fldChar w:fldCharType="end"/>
            </w:r>
          </w:hyperlink>
        </w:p>
        <w:p w:rsidR="00190425" w:rsidRDefault="00190425">
          <w:pPr>
            <w:pStyle w:val="TOC3"/>
            <w:tabs>
              <w:tab w:val="right" w:leader="underscore" w:pos="9016"/>
            </w:tabs>
            <w:rPr>
              <w:noProof/>
            </w:rPr>
          </w:pPr>
          <w:hyperlink w:anchor="_Toc334779165" w:history="1">
            <w:r w:rsidRPr="00211E36">
              <w:rPr>
                <w:rStyle w:val="Hyperlink"/>
                <w:rFonts w:asciiTheme="majorHAnsi" w:hAnsiTheme="majorHAnsi"/>
                <w:noProof/>
              </w:rPr>
              <w:t>3.1.3. Experimental Details</w:t>
            </w:r>
            <w:r>
              <w:rPr>
                <w:noProof/>
                <w:webHidden/>
              </w:rPr>
              <w:tab/>
            </w:r>
            <w:r>
              <w:rPr>
                <w:noProof/>
                <w:webHidden/>
              </w:rPr>
              <w:fldChar w:fldCharType="begin"/>
            </w:r>
            <w:r>
              <w:rPr>
                <w:noProof/>
                <w:webHidden/>
              </w:rPr>
              <w:instrText xml:space="preserve"> PAGEREF _Toc334779165 \h </w:instrText>
            </w:r>
            <w:r>
              <w:rPr>
                <w:noProof/>
                <w:webHidden/>
              </w:rPr>
            </w:r>
            <w:r>
              <w:rPr>
                <w:noProof/>
                <w:webHidden/>
              </w:rPr>
              <w:fldChar w:fldCharType="separate"/>
            </w:r>
            <w:r w:rsidR="009E03DE">
              <w:rPr>
                <w:noProof/>
                <w:webHidden/>
              </w:rPr>
              <w:t>10</w:t>
            </w:r>
            <w:r>
              <w:rPr>
                <w:noProof/>
                <w:webHidden/>
              </w:rPr>
              <w:fldChar w:fldCharType="end"/>
            </w:r>
          </w:hyperlink>
        </w:p>
        <w:p w:rsidR="00190425" w:rsidRDefault="00190425">
          <w:pPr>
            <w:pStyle w:val="TOC3"/>
            <w:tabs>
              <w:tab w:val="right" w:leader="underscore" w:pos="9016"/>
            </w:tabs>
            <w:rPr>
              <w:noProof/>
            </w:rPr>
          </w:pPr>
          <w:hyperlink w:anchor="_Toc334779166" w:history="1">
            <w:r w:rsidRPr="00211E36">
              <w:rPr>
                <w:rStyle w:val="Hyperlink"/>
                <w:rFonts w:asciiTheme="majorHAnsi" w:hAnsiTheme="majorHAnsi"/>
                <w:noProof/>
              </w:rPr>
              <w:t>3.1.4. Sample Description</w:t>
            </w:r>
            <w:r>
              <w:rPr>
                <w:noProof/>
                <w:webHidden/>
              </w:rPr>
              <w:tab/>
            </w:r>
            <w:r>
              <w:rPr>
                <w:noProof/>
                <w:webHidden/>
              </w:rPr>
              <w:fldChar w:fldCharType="begin"/>
            </w:r>
            <w:r>
              <w:rPr>
                <w:noProof/>
                <w:webHidden/>
              </w:rPr>
              <w:instrText xml:space="preserve"> PAGEREF _Toc334779166 \h </w:instrText>
            </w:r>
            <w:r>
              <w:rPr>
                <w:noProof/>
                <w:webHidden/>
              </w:rPr>
            </w:r>
            <w:r>
              <w:rPr>
                <w:noProof/>
                <w:webHidden/>
              </w:rPr>
              <w:fldChar w:fldCharType="separate"/>
            </w:r>
            <w:r w:rsidR="009E03DE">
              <w:rPr>
                <w:noProof/>
                <w:webHidden/>
              </w:rPr>
              <w:t>10</w:t>
            </w:r>
            <w:r>
              <w:rPr>
                <w:noProof/>
                <w:webHidden/>
              </w:rPr>
              <w:fldChar w:fldCharType="end"/>
            </w:r>
          </w:hyperlink>
        </w:p>
        <w:p w:rsidR="00190425" w:rsidRDefault="00190425">
          <w:pPr>
            <w:pStyle w:val="TOC3"/>
            <w:tabs>
              <w:tab w:val="right" w:leader="underscore" w:pos="9016"/>
            </w:tabs>
            <w:rPr>
              <w:noProof/>
            </w:rPr>
          </w:pPr>
          <w:hyperlink w:anchor="_Toc334779167" w:history="1">
            <w:r w:rsidRPr="00211E36">
              <w:rPr>
                <w:rStyle w:val="Hyperlink"/>
                <w:rFonts w:asciiTheme="majorHAnsi" w:hAnsiTheme="majorHAnsi"/>
                <w:noProof/>
              </w:rPr>
              <w:t>3.1.5. Protocol Description</w:t>
            </w:r>
            <w:r>
              <w:rPr>
                <w:noProof/>
                <w:webHidden/>
              </w:rPr>
              <w:tab/>
            </w:r>
            <w:r>
              <w:rPr>
                <w:noProof/>
                <w:webHidden/>
              </w:rPr>
              <w:fldChar w:fldCharType="begin"/>
            </w:r>
            <w:r>
              <w:rPr>
                <w:noProof/>
                <w:webHidden/>
              </w:rPr>
              <w:instrText xml:space="preserve"> PAGEREF _Toc334779167 \h </w:instrText>
            </w:r>
            <w:r>
              <w:rPr>
                <w:noProof/>
                <w:webHidden/>
              </w:rPr>
            </w:r>
            <w:r>
              <w:rPr>
                <w:noProof/>
                <w:webHidden/>
              </w:rPr>
              <w:fldChar w:fldCharType="separate"/>
            </w:r>
            <w:r w:rsidR="009E03DE">
              <w:rPr>
                <w:noProof/>
                <w:webHidden/>
              </w:rPr>
              <w:t>11</w:t>
            </w:r>
            <w:r>
              <w:rPr>
                <w:noProof/>
                <w:webHidden/>
              </w:rPr>
              <w:fldChar w:fldCharType="end"/>
            </w:r>
          </w:hyperlink>
        </w:p>
        <w:p w:rsidR="00190425" w:rsidRDefault="00190425">
          <w:pPr>
            <w:pStyle w:val="TOC3"/>
            <w:tabs>
              <w:tab w:val="right" w:leader="underscore" w:pos="9016"/>
            </w:tabs>
            <w:rPr>
              <w:noProof/>
            </w:rPr>
          </w:pPr>
          <w:hyperlink w:anchor="_Toc334779168" w:history="1">
            <w:r w:rsidRPr="00211E36">
              <w:rPr>
                <w:rStyle w:val="Hyperlink"/>
                <w:rFonts w:asciiTheme="majorHAnsi" w:hAnsiTheme="majorHAnsi"/>
                <w:noProof/>
              </w:rPr>
              <w:t xml:space="preserve">3.1.6. </w:t>
            </w:r>
            <w:r w:rsidRPr="00211E36">
              <w:rPr>
                <w:rStyle w:val="Hyperlink"/>
                <w:rFonts w:asciiTheme="majorHAnsi" w:hAnsiTheme="majorHAnsi" w:cstheme="minorHAnsi"/>
                <w:noProof/>
              </w:rPr>
              <w:t>Instrument Description</w:t>
            </w:r>
            <w:r>
              <w:rPr>
                <w:noProof/>
                <w:webHidden/>
              </w:rPr>
              <w:tab/>
            </w:r>
            <w:r>
              <w:rPr>
                <w:noProof/>
                <w:webHidden/>
              </w:rPr>
              <w:fldChar w:fldCharType="begin"/>
            </w:r>
            <w:r>
              <w:rPr>
                <w:noProof/>
                <w:webHidden/>
              </w:rPr>
              <w:instrText xml:space="preserve"> PAGEREF _Toc334779168 \h </w:instrText>
            </w:r>
            <w:r>
              <w:rPr>
                <w:noProof/>
                <w:webHidden/>
              </w:rPr>
            </w:r>
            <w:r>
              <w:rPr>
                <w:noProof/>
                <w:webHidden/>
              </w:rPr>
              <w:fldChar w:fldCharType="separate"/>
            </w:r>
            <w:r w:rsidR="009E03DE">
              <w:rPr>
                <w:noProof/>
                <w:webHidden/>
              </w:rPr>
              <w:t>12</w:t>
            </w:r>
            <w:r>
              <w:rPr>
                <w:noProof/>
                <w:webHidden/>
              </w:rPr>
              <w:fldChar w:fldCharType="end"/>
            </w:r>
          </w:hyperlink>
        </w:p>
        <w:p w:rsidR="00190425" w:rsidRDefault="00190425">
          <w:pPr>
            <w:pStyle w:val="TOC3"/>
            <w:tabs>
              <w:tab w:val="right" w:leader="underscore" w:pos="9016"/>
            </w:tabs>
            <w:rPr>
              <w:noProof/>
            </w:rPr>
          </w:pPr>
          <w:hyperlink w:anchor="_Toc334779169" w:history="1">
            <w:r w:rsidRPr="00211E36">
              <w:rPr>
                <w:rStyle w:val="Hyperlink"/>
                <w:rFonts w:asciiTheme="majorHAnsi" w:hAnsiTheme="majorHAnsi"/>
                <w:noProof/>
              </w:rPr>
              <w:t>3.1.7. Software Processing</w:t>
            </w:r>
            <w:r>
              <w:rPr>
                <w:noProof/>
                <w:webHidden/>
              </w:rPr>
              <w:tab/>
            </w:r>
            <w:r>
              <w:rPr>
                <w:noProof/>
                <w:webHidden/>
              </w:rPr>
              <w:fldChar w:fldCharType="begin"/>
            </w:r>
            <w:r>
              <w:rPr>
                <w:noProof/>
                <w:webHidden/>
              </w:rPr>
              <w:instrText xml:space="preserve"> PAGEREF _Toc334779169 \h </w:instrText>
            </w:r>
            <w:r>
              <w:rPr>
                <w:noProof/>
                <w:webHidden/>
              </w:rPr>
            </w:r>
            <w:r>
              <w:rPr>
                <w:noProof/>
                <w:webHidden/>
              </w:rPr>
              <w:fldChar w:fldCharType="separate"/>
            </w:r>
            <w:r w:rsidR="009E03DE">
              <w:rPr>
                <w:noProof/>
                <w:webHidden/>
              </w:rPr>
              <w:t>12</w:t>
            </w:r>
            <w:r>
              <w:rPr>
                <w:noProof/>
                <w:webHidden/>
              </w:rPr>
              <w:fldChar w:fldCharType="end"/>
            </w:r>
          </w:hyperlink>
        </w:p>
        <w:p w:rsidR="00190425" w:rsidRDefault="00190425">
          <w:pPr>
            <w:pStyle w:val="TOC3"/>
            <w:tabs>
              <w:tab w:val="right" w:leader="underscore" w:pos="9016"/>
            </w:tabs>
            <w:rPr>
              <w:noProof/>
            </w:rPr>
          </w:pPr>
          <w:hyperlink w:anchor="_Toc334779170" w:history="1">
            <w:r w:rsidRPr="00211E36">
              <w:rPr>
                <w:rStyle w:val="Hyperlink"/>
                <w:rFonts w:asciiTheme="majorHAnsi" w:hAnsiTheme="majorHAnsi"/>
                <w:noProof/>
              </w:rPr>
              <w:t>3.1.8. PTMs</w:t>
            </w:r>
            <w:r>
              <w:rPr>
                <w:noProof/>
                <w:webHidden/>
              </w:rPr>
              <w:tab/>
            </w:r>
            <w:r>
              <w:rPr>
                <w:noProof/>
                <w:webHidden/>
              </w:rPr>
              <w:fldChar w:fldCharType="begin"/>
            </w:r>
            <w:r>
              <w:rPr>
                <w:noProof/>
                <w:webHidden/>
              </w:rPr>
              <w:instrText xml:space="preserve"> PAGEREF _Toc334779170 \h </w:instrText>
            </w:r>
            <w:r>
              <w:rPr>
                <w:noProof/>
                <w:webHidden/>
              </w:rPr>
            </w:r>
            <w:r>
              <w:rPr>
                <w:noProof/>
                <w:webHidden/>
              </w:rPr>
              <w:fldChar w:fldCharType="separate"/>
            </w:r>
            <w:r w:rsidR="009E03DE">
              <w:rPr>
                <w:noProof/>
                <w:webHidden/>
              </w:rPr>
              <w:t>13</w:t>
            </w:r>
            <w:r>
              <w:rPr>
                <w:noProof/>
                <w:webHidden/>
              </w:rPr>
              <w:fldChar w:fldCharType="end"/>
            </w:r>
          </w:hyperlink>
        </w:p>
        <w:p w:rsidR="00190425" w:rsidRDefault="00190425">
          <w:pPr>
            <w:pStyle w:val="TOC3"/>
            <w:tabs>
              <w:tab w:val="right" w:leader="underscore" w:pos="9016"/>
            </w:tabs>
            <w:rPr>
              <w:noProof/>
            </w:rPr>
          </w:pPr>
          <w:hyperlink w:anchor="_Toc334779171" w:history="1">
            <w:r w:rsidRPr="00211E36">
              <w:rPr>
                <w:rStyle w:val="Hyperlink"/>
                <w:rFonts w:asciiTheme="majorHAnsi" w:hAnsiTheme="majorHAnsi"/>
                <w:noProof/>
              </w:rPr>
              <w:t>3.1.9. Review</w:t>
            </w:r>
            <w:r>
              <w:rPr>
                <w:noProof/>
                <w:webHidden/>
              </w:rPr>
              <w:tab/>
            </w:r>
            <w:r>
              <w:rPr>
                <w:noProof/>
                <w:webHidden/>
              </w:rPr>
              <w:fldChar w:fldCharType="begin"/>
            </w:r>
            <w:r>
              <w:rPr>
                <w:noProof/>
                <w:webHidden/>
              </w:rPr>
              <w:instrText xml:space="preserve"> PAGEREF _Toc334779171 \h </w:instrText>
            </w:r>
            <w:r>
              <w:rPr>
                <w:noProof/>
                <w:webHidden/>
              </w:rPr>
            </w:r>
            <w:r>
              <w:rPr>
                <w:noProof/>
                <w:webHidden/>
              </w:rPr>
              <w:fldChar w:fldCharType="separate"/>
            </w:r>
            <w:r w:rsidR="009E03DE">
              <w:rPr>
                <w:noProof/>
                <w:webHidden/>
              </w:rPr>
              <w:t>13</w:t>
            </w:r>
            <w:r>
              <w:rPr>
                <w:noProof/>
                <w:webHidden/>
              </w:rPr>
              <w:fldChar w:fldCharType="end"/>
            </w:r>
          </w:hyperlink>
        </w:p>
        <w:p w:rsidR="00190425" w:rsidRDefault="00190425">
          <w:pPr>
            <w:pStyle w:val="TOC3"/>
            <w:tabs>
              <w:tab w:val="right" w:leader="underscore" w:pos="9016"/>
            </w:tabs>
            <w:rPr>
              <w:noProof/>
            </w:rPr>
          </w:pPr>
          <w:hyperlink w:anchor="_Toc334779172" w:history="1">
            <w:r w:rsidRPr="00211E36">
              <w:rPr>
                <w:rStyle w:val="Hyperlink"/>
                <w:rFonts w:asciiTheme="majorHAnsi" w:hAnsiTheme="majorHAnsi"/>
                <w:noProof/>
              </w:rPr>
              <w:t>3.1.10. File Export</w:t>
            </w:r>
            <w:r>
              <w:rPr>
                <w:noProof/>
                <w:webHidden/>
              </w:rPr>
              <w:tab/>
            </w:r>
            <w:r>
              <w:rPr>
                <w:noProof/>
                <w:webHidden/>
              </w:rPr>
              <w:fldChar w:fldCharType="begin"/>
            </w:r>
            <w:r>
              <w:rPr>
                <w:noProof/>
                <w:webHidden/>
              </w:rPr>
              <w:instrText xml:space="preserve"> PAGEREF _Toc334779172 \h </w:instrText>
            </w:r>
            <w:r>
              <w:rPr>
                <w:noProof/>
                <w:webHidden/>
              </w:rPr>
            </w:r>
            <w:r>
              <w:rPr>
                <w:noProof/>
                <w:webHidden/>
              </w:rPr>
              <w:fldChar w:fldCharType="separate"/>
            </w:r>
            <w:r w:rsidR="009E03DE">
              <w:rPr>
                <w:noProof/>
                <w:webHidden/>
              </w:rPr>
              <w:t>14</w:t>
            </w:r>
            <w:r>
              <w:rPr>
                <w:noProof/>
                <w:webHidden/>
              </w:rPr>
              <w:fldChar w:fldCharType="end"/>
            </w:r>
          </w:hyperlink>
        </w:p>
        <w:p w:rsidR="00190425" w:rsidRDefault="00190425">
          <w:pPr>
            <w:pStyle w:val="TOC3"/>
            <w:tabs>
              <w:tab w:val="right" w:leader="underscore" w:pos="9016"/>
            </w:tabs>
            <w:rPr>
              <w:noProof/>
            </w:rPr>
          </w:pPr>
          <w:hyperlink w:anchor="_Toc334779173" w:history="1">
            <w:r w:rsidRPr="00211E36">
              <w:rPr>
                <w:rStyle w:val="Hyperlink"/>
                <w:rFonts w:asciiTheme="majorHAnsi" w:hAnsiTheme="majorHAnsi"/>
                <w:noProof/>
              </w:rPr>
              <w:t>3.1.11. Validation Report</w:t>
            </w:r>
            <w:r>
              <w:rPr>
                <w:noProof/>
                <w:webHidden/>
              </w:rPr>
              <w:tab/>
            </w:r>
            <w:r>
              <w:rPr>
                <w:noProof/>
                <w:webHidden/>
              </w:rPr>
              <w:fldChar w:fldCharType="begin"/>
            </w:r>
            <w:r>
              <w:rPr>
                <w:noProof/>
                <w:webHidden/>
              </w:rPr>
              <w:instrText xml:space="preserve"> PAGEREF _Toc334779173 \h </w:instrText>
            </w:r>
            <w:r>
              <w:rPr>
                <w:noProof/>
                <w:webHidden/>
              </w:rPr>
            </w:r>
            <w:r>
              <w:rPr>
                <w:noProof/>
                <w:webHidden/>
              </w:rPr>
              <w:fldChar w:fldCharType="separate"/>
            </w:r>
            <w:r w:rsidR="009E03DE">
              <w:rPr>
                <w:noProof/>
                <w:webHidden/>
              </w:rPr>
              <w:t>15</w:t>
            </w:r>
            <w:r>
              <w:rPr>
                <w:noProof/>
                <w:webHidden/>
              </w:rPr>
              <w:fldChar w:fldCharType="end"/>
            </w:r>
          </w:hyperlink>
        </w:p>
        <w:p w:rsidR="00190425" w:rsidRDefault="00190425">
          <w:pPr>
            <w:pStyle w:val="TOC3"/>
            <w:tabs>
              <w:tab w:val="right" w:leader="underscore" w:pos="9016"/>
            </w:tabs>
            <w:rPr>
              <w:noProof/>
            </w:rPr>
          </w:pPr>
          <w:hyperlink w:anchor="_Toc334779174" w:history="1">
            <w:r w:rsidRPr="00211E36">
              <w:rPr>
                <w:rStyle w:val="Hyperlink"/>
                <w:rFonts w:asciiTheme="majorHAnsi" w:hAnsiTheme="majorHAnsi"/>
                <w:noProof/>
              </w:rPr>
              <w:t>3.1.12. Helpful Tools</w:t>
            </w:r>
            <w:r>
              <w:rPr>
                <w:noProof/>
                <w:webHidden/>
              </w:rPr>
              <w:tab/>
            </w:r>
            <w:r>
              <w:rPr>
                <w:noProof/>
                <w:webHidden/>
              </w:rPr>
              <w:fldChar w:fldCharType="begin"/>
            </w:r>
            <w:r>
              <w:rPr>
                <w:noProof/>
                <w:webHidden/>
              </w:rPr>
              <w:instrText xml:space="preserve"> PAGEREF _Toc334779174 \h </w:instrText>
            </w:r>
            <w:r>
              <w:rPr>
                <w:noProof/>
                <w:webHidden/>
              </w:rPr>
            </w:r>
            <w:r>
              <w:rPr>
                <w:noProof/>
                <w:webHidden/>
              </w:rPr>
              <w:fldChar w:fldCharType="separate"/>
            </w:r>
            <w:r w:rsidR="009E03DE">
              <w:rPr>
                <w:noProof/>
                <w:webHidden/>
              </w:rPr>
              <w:t>16</w:t>
            </w:r>
            <w:r>
              <w:rPr>
                <w:noProof/>
                <w:webHidden/>
              </w:rPr>
              <w:fldChar w:fldCharType="end"/>
            </w:r>
          </w:hyperlink>
        </w:p>
        <w:p w:rsidR="00190425" w:rsidRDefault="00190425">
          <w:pPr>
            <w:pStyle w:val="TOC2"/>
            <w:tabs>
              <w:tab w:val="right" w:leader="underscore" w:pos="9016"/>
            </w:tabs>
            <w:rPr>
              <w:noProof/>
            </w:rPr>
          </w:pPr>
          <w:hyperlink w:anchor="_Toc334779175" w:history="1">
            <w:r w:rsidRPr="00211E36">
              <w:rPr>
                <w:rStyle w:val="Hyperlink"/>
                <w:rFonts w:asciiTheme="majorHAnsi" w:hAnsiTheme="majorHAnsi" w:cstheme="minorHAnsi"/>
                <w:noProof/>
              </w:rPr>
              <w:t>3.2. PRIDE mzTab Generator</w:t>
            </w:r>
            <w:r>
              <w:rPr>
                <w:noProof/>
                <w:webHidden/>
              </w:rPr>
              <w:tab/>
            </w:r>
            <w:r>
              <w:rPr>
                <w:noProof/>
                <w:webHidden/>
              </w:rPr>
              <w:fldChar w:fldCharType="begin"/>
            </w:r>
            <w:r>
              <w:rPr>
                <w:noProof/>
                <w:webHidden/>
              </w:rPr>
              <w:instrText xml:space="preserve"> PAGEREF _Toc334779175 \h </w:instrText>
            </w:r>
            <w:r>
              <w:rPr>
                <w:noProof/>
                <w:webHidden/>
              </w:rPr>
            </w:r>
            <w:r>
              <w:rPr>
                <w:noProof/>
                <w:webHidden/>
              </w:rPr>
              <w:fldChar w:fldCharType="separate"/>
            </w:r>
            <w:r w:rsidR="009E03DE">
              <w:rPr>
                <w:noProof/>
                <w:webHidden/>
              </w:rPr>
              <w:t>16</w:t>
            </w:r>
            <w:r>
              <w:rPr>
                <w:noProof/>
                <w:webHidden/>
              </w:rPr>
              <w:fldChar w:fldCharType="end"/>
            </w:r>
          </w:hyperlink>
        </w:p>
        <w:p w:rsidR="00190425" w:rsidRDefault="00190425">
          <w:pPr>
            <w:pStyle w:val="TOC3"/>
            <w:tabs>
              <w:tab w:val="right" w:leader="underscore" w:pos="9016"/>
            </w:tabs>
            <w:rPr>
              <w:noProof/>
            </w:rPr>
          </w:pPr>
          <w:hyperlink w:anchor="_Toc334779176" w:history="1">
            <w:r w:rsidRPr="00211E36">
              <w:rPr>
                <w:rStyle w:val="Hyperlink"/>
                <w:rFonts w:asciiTheme="majorHAnsi" w:hAnsiTheme="majorHAnsi"/>
                <w:noProof/>
              </w:rPr>
              <w:t>3.2.1. Format Selection</w:t>
            </w:r>
            <w:r>
              <w:rPr>
                <w:noProof/>
                <w:webHidden/>
              </w:rPr>
              <w:tab/>
            </w:r>
            <w:r>
              <w:rPr>
                <w:noProof/>
                <w:webHidden/>
              </w:rPr>
              <w:fldChar w:fldCharType="begin"/>
            </w:r>
            <w:r>
              <w:rPr>
                <w:noProof/>
                <w:webHidden/>
              </w:rPr>
              <w:instrText xml:space="preserve"> PAGEREF _Toc334779176 \h </w:instrText>
            </w:r>
            <w:r>
              <w:rPr>
                <w:noProof/>
                <w:webHidden/>
              </w:rPr>
            </w:r>
            <w:r>
              <w:rPr>
                <w:noProof/>
                <w:webHidden/>
              </w:rPr>
              <w:fldChar w:fldCharType="separate"/>
            </w:r>
            <w:r w:rsidR="009E03DE">
              <w:rPr>
                <w:noProof/>
                <w:webHidden/>
              </w:rPr>
              <w:t>16</w:t>
            </w:r>
            <w:r>
              <w:rPr>
                <w:noProof/>
                <w:webHidden/>
              </w:rPr>
              <w:fldChar w:fldCharType="end"/>
            </w:r>
          </w:hyperlink>
        </w:p>
        <w:p w:rsidR="00190425" w:rsidRDefault="00190425">
          <w:pPr>
            <w:pStyle w:val="TOC3"/>
            <w:tabs>
              <w:tab w:val="right" w:leader="underscore" w:pos="9016"/>
            </w:tabs>
            <w:rPr>
              <w:noProof/>
            </w:rPr>
          </w:pPr>
          <w:hyperlink w:anchor="_Toc334779177" w:history="1">
            <w:r w:rsidRPr="00211E36">
              <w:rPr>
                <w:rStyle w:val="Hyperlink"/>
                <w:rFonts w:asciiTheme="majorHAnsi" w:hAnsiTheme="majorHAnsi"/>
                <w:noProof/>
              </w:rPr>
              <w:t>3.2.2. File Selection</w:t>
            </w:r>
            <w:r>
              <w:rPr>
                <w:noProof/>
                <w:webHidden/>
              </w:rPr>
              <w:tab/>
            </w:r>
            <w:r>
              <w:rPr>
                <w:noProof/>
                <w:webHidden/>
              </w:rPr>
              <w:fldChar w:fldCharType="begin"/>
            </w:r>
            <w:r>
              <w:rPr>
                <w:noProof/>
                <w:webHidden/>
              </w:rPr>
              <w:instrText xml:space="preserve"> PAGEREF _Toc334779177 \h </w:instrText>
            </w:r>
            <w:r>
              <w:rPr>
                <w:noProof/>
                <w:webHidden/>
              </w:rPr>
            </w:r>
            <w:r>
              <w:rPr>
                <w:noProof/>
                <w:webHidden/>
              </w:rPr>
              <w:fldChar w:fldCharType="separate"/>
            </w:r>
            <w:r w:rsidR="009E03DE">
              <w:rPr>
                <w:noProof/>
                <w:webHidden/>
              </w:rPr>
              <w:t>16</w:t>
            </w:r>
            <w:r>
              <w:rPr>
                <w:noProof/>
                <w:webHidden/>
              </w:rPr>
              <w:fldChar w:fldCharType="end"/>
            </w:r>
          </w:hyperlink>
        </w:p>
        <w:p w:rsidR="00190425" w:rsidRDefault="00190425">
          <w:pPr>
            <w:pStyle w:val="TOC4"/>
            <w:tabs>
              <w:tab w:val="right" w:leader="underscore" w:pos="9016"/>
            </w:tabs>
            <w:rPr>
              <w:noProof/>
            </w:rPr>
          </w:pPr>
          <w:hyperlink w:anchor="_Toc334779178" w:history="1">
            <w:r w:rsidRPr="00211E36">
              <w:rPr>
                <w:rStyle w:val="Hyperlink"/>
                <w:rFonts w:asciiTheme="majorHAnsi" w:hAnsiTheme="majorHAnsi"/>
                <w:noProof/>
              </w:rPr>
              <w:t>3.2.2.1. Adding Gel-based information</w:t>
            </w:r>
            <w:r>
              <w:rPr>
                <w:noProof/>
                <w:webHidden/>
              </w:rPr>
              <w:tab/>
            </w:r>
            <w:r>
              <w:rPr>
                <w:noProof/>
                <w:webHidden/>
              </w:rPr>
              <w:fldChar w:fldCharType="begin"/>
            </w:r>
            <w:r>
              <w:rPr>
                <w:noProof/>
                <w:webHidden/>
              </w:rPr>
              <w:instrText xml:space="preserve"> PAGEREF _Toc334779178 \h </w:instrText>
            </w:r>
            <w:r>
              <w:rPr>
                <w:noProof/>
                <w:webHidden/>
              </w:rPr>
            </w:r>
            <w:r>
              <w:rPr>
                <w:noProof/>
                <w:webHidden/>
              </w:rPr>
              <w:fldChar w:fldCharType="separate"/>
            </w:r>
            <w:r w:rsidR="009E03DE">
              <w:rPr>
                <w:noProof/>
                <w:webHidden/>
              </w:rPr>
              <w:t>17</w:t>
            </w:r>
            <w:r>
              <w:rPr>
                <w:noProof/>
                <w:webHidden/>
              </w:rPr>
              <w:fldChar w:fldCharType="end"/>
            </w:r>
          </w:hyperlink>
        </w:p>
        <w:p w:rsidR="00190425" w:rsidRDefault="00190425">
          <w:pPr>
            <w:pStyle w:val="TOC4"/>
            <w:tabs>
              <w:tab w:val="right" w:leader="underscore" w:pos="9016"/>
            </w:tabs>
            <w:rPr>
              <w:noProof/>
            </w:rPr>
          </w:pPr>
          <w:hyperlink w:anchor="_Toc334779179" w:history="1">
            <w:r w:rsidRPr="00211E36">
              <w:rPr>
                <w:rStyle w:val="Hyperlink"/>
                <w:rFonts w:asciiTheme="majorHAnsi" w:hAnsiTheme="majorHAnsi"/>
                <w:noProof/>
              </w:rPr>
              <w:t>3.2.2.2. Adding quantitative data</w:t>
            </w:r>
            <w:r>
              <w:rPr>
                <w:noProof/>
                <w:webHidden/>
              </w:rPr>
              <w:tab/>
            </w:r>
            <w:r>
              <w:rPr>
                <w:noProof/>
                <w:webHidden/>
              </w:rPr>
              <w:fldChar w:fldCharType="begin"/>
            </w:r>
            <w:r>
              <w:rPr>
                <w:noProof/>
                <w:webHidden/>
              </w:rPr>
              <w:instrText xml:space="preserve"> PAGEREF _Toc334779179 \h </w:instrText>
            </w:r>
            <w:r>
              <w:rPr>
                <w:noProof/>
                <w:webHidden/>
              </w:rPr>
            </w:r>
            <w:r>
              <w:rPr>
                <w:noProof/>
                <w:webHidden/>
              </w:rPr>
              <w:fldChar w:fldCharType="separate"/>
            </w:r>
            <w:r w:rsidR="009E03DE">
              <w:rPr>
                <w:noProof/>
                <w:webHidden/>
              </w:rPr>
              <w:t>17</w:t>
            </w:r>
            <w:r>
              <w:rPr>
                <w:noProof/>
                <w:webHidden/>
              </w:rPr>
              <w:fldChar w:fldCharType="end"/>
            </w:r>
          </w:hyperlink>
        </w:p>
        <w:p w:rsidR="00190425" w:rsidRDefault="00190425">
          <w:pPr>
            <w:pStyle w:val="TOC3"/>
            <w:tabs>
              <w:tab w:val="right" w:leader="underscore" w:pos="9016"/>
            </w:tabs>
            <w:rPr>
              <w:noProof/>
            </w:rPr>
          </w:pPr>
          <w:hyperlink w:anchor="_Toc334779180" w:history="1">
            <w:r w:rsidRPr="00211E36">
              <w:rPr>
                <w:rStyle w:val="Hyperlink"/>
                <w:rFonts w:asciiTheme="majorHAnsi" w:hAnsiTheme="majorHAnsi"/>
                <w:noProof/>
              </w:rPr>
              <w:t>3.2.3. Generation Report</w:t>
            </w:r>
            <w:r>
              <w:rPr>
                <w:noProof/>
                <w:webHidden/>
              </w:rPr>
              <w:tab/>
            </w:r>
            <w:r>
              <w:rPr>
                <w:noProof/>
                <w:webHidden/>
              </w:rPr>
              <w:fldChar w:fldCharType="begin"/>
            </w:r>
            <w:r>
              <w:rPr>
                <w:noProof/>
                <w:webHidden/>
              </w:rPr>
              <w:instrText xml:space="preserve"> PAGEREF _Toc334779180 \h </w:instrText>
            </w:r>
            <w:r>
              <w:rPr>
                <w:noProof/>
                <w:webHidden/>
              </w:rPr>
            </w:r>
            <w:r>
              <w:rPr>
                <w:noProof/>
                <w:webHidden/>
              </w:rPr>
              <w:fldChar w:fldCharType="separate"/>
            </w:r>
            <w:r w:rsidR="009E03DE">
              <w:rPr>
                <w:noProof/>
                <w:webHidden/>
              </w:rPr>
              <w:t>18</w:t>
            </w:r>
            <w:r>
              <w:rPr>
                <w:noProof/>
                <w:webHidden/>
              </w:rPr>
              <w:fldChar w:fldCharType="end"/>
            </w:r>
          </w:hyperlink>
        </w:p>
        <w:p w:rsidR="00190425" w:rsidRDefault="00190425">
          <w:pPr>
            <w:pStyle w:val="TOC2"/>
            <w:tabs>
              <w:tab w:val="right" w:leader="underscore" w:pos="9016"/>
            </w:tabs>
            <w:rPr>
              <w:noProof/>
            </w:rPr>
          </w:pPr>
          <w:hyperlink w:anchor="_Toc334779181" w:history="1">
            <w:r w:rsidRPr="00211E36">
              <w:rPr>
                <w:rStyle w:val="Hyperlink"/>
                <w:rFonts w:asciiTheme="majorHAnsi" w:hAnsiTheme="majorHAnsi" w:cstheme="minorHAnsi"/>
                <w:noProof/>
              </w:rPr>
              <w:t>3.3. PRIDE XML Filter</w:t>
            </w:r>
            <w:r>
              <w:rPr>
                <w:noProof/>
                <w:webHidden/>
              </w:rPr>
              <w:tab/>
            </w:r>
            <w:r>
              <w:rPr>
                <w:noProof/>
                <w:webHidden/>
              </w:rPr>
              <w:fldChar w:fldCharType="begin"/>
            </w:r>
            <w:r>
              <w:rPr>
                <w:noProof/>
                <w:webHidden/>
              </w:rPr>
              <w:instrText xml:space="preserve"> PAGEREF _Toc334779181 \h </w:instrText>
            </w:r>
            <w:r>
              <w:rPr>
                <w:noProof/>
                <w:webHidden/>
              </w:rPr>
            </w:r>
            <w:r>
              <w:rPr>
                <w:noProof/>
                <w:webHidden/>
              </w:rPr>
              <w:fldChar w:fldCharType="separate"/>
            </w:r>
            <w:r w:rsidR="009E03DE">
              <w:rPr>
                <w:noProof/>
                <w:webHidden/>
              </w:rPr>
              <w:t>18</w:t>
            </w:r>
            <w:r>
              <w:rPr>
                <w:noProof/>
                <w:webHidden/>
              </w:rPr>
              <w:fldChar w:fldCharType="end"/>
            </w:r>
          </w:hyperlink>
        </w:p>
        <w:p w:rsidR="00190425" w:rsidRDefault="00190425">
          <w:pPr>
            <w:pStyle w:val="TOC3"/>
            <w:tabs>
              <w:tab w:val="right" w:leader="underscore" w:pos="9016"/>
            </w:tabs>
            <w:rPr>
              <w:noProof/>
            </w:rPr>
          </w:pPr>
          <w:hyperlink w:anchor="_Toc334779182" w:history="1">
            <w:r w:rsidRPr="00211E36">
              <w:rPr>
                <w:rStyle w:val="Hyperlink"/>
                <w:rFonts w:asciiTheme="majorHAnsi" w:hAnsiTheme="majorHAnsi"/>
                <w:noProof/>
              </w:rPr>
              <w:t>3.3.1. Filter Information</w:t>
            </w:r>
            <w:r>
              <w:rPr>
                <w:noProof/>
                <w:webHidden/>
              </w:rPr>
              <w:tab/>
            </w:r>
            <w:r>
              <w:rPr>
                <w:noProof/>
                <w:webHidden/>
              </w:rPr>
              <w:fldChar w:fldCharType="begin"/>
            </w:r>
            <w:r>
              <w:rPr>
                <w:noProof/>
                <w:webHidden/>
              </w:rPr>
              <w:instrText xml:space="preserve"> PAGEREF _Toc334779182 \h </w:instrText>
            </w:r>
            <w:r>
              <w:rPr>
                <w:noProof/>
                <w:webHidden/>
              </w:rPr>
            </w:r>
            <w:r>
              <w:rPr>
                <w:noProof/>
                <w:webHidden/>
              </w:rPr>
              <w:fldChar w:fldCharType="separate"/>
            </w:r>
            <w:r w:rsidR="009E03DE">
              <w:rPr>
                <w:noProof/>
                <w:webHidden/>
              </w:rPr>
              <w:t>18</w:t>
            </w:r>
            <w:r>
              <w:rPr>
                <w:noProof/>
                <w:webHidden/>
              </w:rPr>
              <w:fldChar w:fldCharType="end"/>
            </w:r>
          </w:hyperlink>
        </w:p>
        <w:p w:rsidR="00190425" w:rsidRDefault="00190425">
          <w:pPr>
            <w:pStyle w:val="TOC3"/>
            <w:tabs>
              <w:tab w:val="right" w:leader="underscore" w:pos="9016"/>
            </w:tabs>
            <w:rPr>
              <w:noProof/>
            </w:rPr>
          </w:pPr>
          <w:hyperlink w:anchor="_Toc334779183" w:history="1">
            <w:r w:rsidRPr="00211E36">
              <w:rPr>
                <w:rStyle w:val="Hyperlink"/>
                <w:rFonts w:asciiTheme="majorHAnsi" w:hAnsiTheme="majorHAnsi"/>
                <w:noProof/>
              </w:rPr>
              <w:t>3.3.2. File Selection</w:t>
            </w:r>
            <w:r>
              <w:rPr>
                <w:noProof/>
                <w:webHidden/>
              </w:rPr>
              <w:tab/>
            </w:r>
            <w:r>
              <w:rPr>
                <w:noProof/>
                <w:webHidden/>
              </w:rPr>
              <w:fldChar w:fldCharType="begin"/>
            </w:r>
            <w:r>
              <w:rPr>
                <w:noProof/>
                <w:webHidden/>
              </w:rPr>
              <w:instrText xml:space="preserve"> PAGEREF _Toc334779183 \h </w:instrText>
            </w:r>
            <w:r>
              <w:rPr>
                <w:noProof/>
                <w:webHidden/>
              </w:rPr>
            </w:r>
            <w:r>
              <w:rPr>
                <w:noProof/>
                <w:webHidden/>
              </w:rPr>
              <w:fldChar w:fldCharType="separate"/>
            </w:r>
            <w:r w:rsidR="009E03DE">
              <w:rPr>
                <w:noProof/>
                <w:webHidden/>
              </w:rPr>
              <w:t>19</w:t>
            </w:r>
            <w:r>
              <w:rPr>
                <w:noProof/>
                <w:webHidden/>
              </w:rPr>
              <w:fldChar w:fldCharType="end"/>
            </w:r>
          </w:hyperlink>
        </w:p>
        <w:p w:rsidR="00190425" w:rsidRDefault="00190425">
          <w:pPr>
            <w:pStyle w:val="TOC3"/>
            <w:tabs>
              <w:tab w:val="right" w:leader="underscore" w:pos="9016"/>
            </w:tabs>
            <w:rPr>
              <w:noProof/>
            </w:rPr>
          </w:pPr>
          <w:hyperlink w:anchor="_Toc334779184" w:history="1">
            <w:r w:rsidRPr="00211E36">
              <w:rPr>
                <w:rStyle w:val="Hyperlink"/>
                <w:rFonts w:asciiTheme="majorHAnsi" w:hAnsiTheme="majorHAnsi"/>
                <w:noProof/>
              </w:rPr>
              <w:t>3.3.3. File Export</w:t>
            </w:r>
            <w:r>
              <w:rPr>
                <w:noProof/>
                <w:webHidden/>
              </w:rPr>
              <w:tab/>
            </w:r>
            <w:r>
              <w:rPr>
                <w:noProof/>
                <w:webHidden/>
              </w:rPr>
              <w:fldChar w:fldCharType="begin"/>
            </w:r>
            <w:r>
              <w:rPr>
                <w:noProof/>
                <w:webHidden/>
              </w:rPr>
              <w:instrText xml:space="preserve"> PAGEREF _Toc334779184 \h </w:instrText>
            </w:r>
            <w:r>
              <w:rPr>
                <w:noProof/>
                <w:webHidden/>
              </w:rPr>
            </w:r>
            <w:r>
              <w:rPr>
                <w:noProof/>
                <w:webHidden/>
              </w:rPr>
              <w:fldChar w:fldCharType="separate"/>
            </w:r>
            <w:r w:rsidR="009E03DE">
              <w:rPr>
                <w:noProof/>
                <w:webHidden/>
              </w:rPr>
              <w:t>19</w:t>
            </w:r>
            <w:r>
              <w:rPr>
                <w:noProof/>
                <w:webHidden/>
              </w:rPr>
              <w:fldChar w:fldCharType="end"/>
            </w:r>
          </w:hyperlink>
        </w:p>
        <w:p w:rsidR="00190425" w:rsidRDefault="00190425">
          <w:pPr>
            <w:pStyle w:val="TOC3"/>
            <w:tabs>
              <w:tab w:val="right" w:leader="underscore" w:pos="9016"/>
            </w:tabs>
            <w:rPr>
              <w:noProof/>
            </w:rPr>
          </w:pPr>
          <w:hyperlink w:anchor="_Toc334779185" w:history="1">
            <w:r w:rsidRPr="00211E36">
              <w:rPr>
                <w:rStyle w:val="Hyperlink"/>
                <w:rFonts w:asciiTheme="majorHAnsi" w:hAnsiTheme="majorHAnsi"/>
                <w:noProof/>
              </w:rPr>
              <w:t>3.3.4. Filter Report</w:t>
            </w:r>
            <w:r>
              <w:rPr>
                <w:noProof/>
                <w:webHidden/>
              </w:rPr>
              <w:tab/>
            </w:r>
            <w:r>
              <w:rPr>
                <w:noProof/>
                <w:webHidden/>
              </w:rPr>
              <w:fldChar w:fldCharType="begin"/>
            </w:r>
            <w:r>
              <w:rPr>
                <w:noProof/>
                <w:webHidden/>
              </w:rPr>
              <w:instrText xml:space="preserve"> PAGEREF _Toc334779185 \h </w:instrText>
            </w:r>
            <w:r>
              <w:rPr>
                <w:noProof/>
                <w:webHidden/>
              </w:rPr>
            </w:r>
            <w:r>
              <w:rPr>
                <w:noProof/>
                <w:webHidden/>
              </w:rPr>
              <w:fldChar w:fldCharType="separate"/>
            </w:r>
            <w:r w:rsidR="009E03DE">
              <w:rPr>
                <w:noProof/>
                <w:webHidden/>
              </w:rPr>
              <w:t>20</w:t>
            </w:r>
            <w:r>
              <w:rPr>
                <w:noProof/>
                <w:webHidden/>
              </w:rPr>
              <w:fldChar w:fldCharType="end"/>
            </w:r>
          </w:hyperlink>
        </w:p>
        <w:p w:rsidR="00190425" w:rsidRDefault="00190425">
          <w:pPr>
            <w:pStyle w:val="TOC2"/>
            <w:tabs>
              <w:tab w:val="right" w:leader="underscore" w:pos="9016"/>
            </w:tabs>
            <w:rPr>
              <w:noProof/>
            </w:rPr>
          </w:pPr>
          <w:hyperlink w:anchor="_Toc334779186" w:history="1">
            <w:r w:rsidRPr="00211E36">
              <w:rPr>
                <w:rStyle w:val="Hyperlink"/>
                <w:rFonts w:asciiTheme="majorHAnsi" w:hAnsiTheme="majorHAnsi" w:cstheme="minorHAnsi"/>
                <w:noProof/>
              </w:rPr>
              <w:t>3.4. PRIDE XML Merger</w:t>
            </w:r>
            <w:r>
              <w:rPr>
                <w:noProof/>
                <w:webHidden/>
              </w:rPr>
              <w:tab/>
            </w:r>
            <w:r>
              <w:rPr>
                <w:noProof/>
                <w:webHidden/>
              </w:rPr>
              <w:fldChar w:fldCharType="begin"/>
            </w:r>
            <w:r>
              <w:rPr>
                <w:noProof/>
                <w:webHidden/>
              </w:rPr>
              <w:instrText xml:space="preserve"> PAGEREF _Toc334779186 \h </w:instrText>
            </w:r>
            <w:r>
              <w:rPr>
                <w:noProof/>
                <w:webHidden/>
              </w:rPr>
            </w:r>
            <w:r>
              <w:rPr>
                <w:noProof/>
                <w:webHidden/>
              </w:rPr>
              <w:fldChar w:fldCharType="separate"/>
            </w:r>
            <w:r w:rsidR="009E03DE">
              <w:rPr>
                <w:noProof/>
                <w:webHidden/>
              </w:rPr>
              <w:t>21</w:t>
            </w:r>
            <w:r>
              <w:rPr>
                <w:noProof/>
                <w:webHidden/>
              </w:rPr>
              <w:fldChar w:fldCharType="end"/>
            </w:r>
          </w:hyperlink>
        </w:p>
        <w:p w:rsidR="00190425" w:rsidRDefault="00190425">
          <w:pPr>
            <w:pStyle w:val="TOC3"/>
            <w:tabs>
              <w:tab w:val="right" w:leader="underscore" w:pos="9016"/>
            </w:tabs>
            <w:rPr>
              <w:noProof/>
            </w:rPr>
          </w:pPr>
          <w:hyperlink w:anchor="_Toc334779187" w:history="1">
            <w:r w:rsidRPr="00211E36">
              <w:rPr>
                <w:rStyle w:val="Hyperlink"/>
                <w:rFonts w:asciiTheme="majorHAnsi" w:hAnsiTheme="majorHAnsi"/>
                <w:noProof/>
              </w:rPr>
              <w:t>3.4.1. Merger Information</w:t>
            </w:r>
            <w:r>
              <w:rPr>
                <w:noProof/>
                <w:webHidden/>
              </w:rPr>
              <w:tab/>
            </w:r>
            <w:r>
              <w:rPr>
                <w:noProof/>
                <w:webHidden/>
              </w:rPr>
              <w:fldChar w:fldCharType="begin"/>
            </w:r>
            <w:r>
              <w:rPr>
                <w:noProof/>
                <w:webHidden/>
              </w:rPr>
              <w:instrText xml:space="preserve"> PAGEREF _Toc334779187 \h </w:instrText>
            </w:r>
            <w:r>
              <w:rPr>
                <w:noProof/>
                <w:webHidden/>
              </w:rPr>
            </w:r>
            <w:r>
              <w:rPr>
                <w:noProof/>
                <w:webHidden/>
              </w:rPr>
              <w:fldChar w:fldCharType="separate"/>
            </w:r>
            <w:r w:rsidR="009E03DE">
              <w:rPr>
                <w:noProof/>
                <w:webHidden/>
              </w:rPr>
              <w:t>21</w:t>
            </w:r>
            <w:r>
              <w:rPr>
                <w:noProof/>
                <w:webHidden/>
              </w:rPr>
              <w:fldChar w:fldCharType="end"/>
            </w:r>
          </w:hyperlink>
        </w:p>
        <w:p w:rsidR="00190425" w:rsidRDefault="00190425">
          <w:pPr>
            <w:pStyle w:val="TOC3"/>
            <w:tabs>
              <w:tab w:val="right" w:leader="underscore" w:pos="9016"/>
            </w:tabs>
            <w:rPr>
              <w:noProof/>
            </w:rPr>
          </w:pPr>
          <w:hyperlink w:anchor="_Toc334779188" w:history="1">
            <w:r w:rsidRPr="00211E36">
              <w:rPr>
                <w:rStyle w:val="Hyperlink"/>
                <w:rFonts w:asciiTheme="majorHAnsi" w:hAnsiTheme="majorHAnsi"/>
                <w:noProof/>
              </w:rPr>
              <w:t>3.4.2. File Selection</w:t>
            </w:r>
            <w:r>
              <w:rPr>
                <w:noProof/>
                <w:webHidden/>
              </w:rPr>
              <w:tab/>
            </w:r>
            <w:r>
              <w:rPr>
                <w:noProof/>
                <w:webHidden/>
              </w:rPr>
              <w:fldChar w:fldCharType="begin"/>
            </w:r>
            <w:r>
              <w:rPr>
                <w:noProof/>
                <w:webHidden/>
              </w:rPr>
              <w:instrText xml:space="preserve"> PAGEREF _Toc334779188 \h </w:instrText>
            </w:r>
            <w:r>
              <w:rPr>
                <w:noProof/>
                <w:webHidden/>
              </w:rPr>
            </w:r>
            <w:r>
              <w:rPr>
                <w:noProof/>
                <w:webHidden/>
              </w:rPr>
              <w:fldChar w:fldCharType="separate"/>
            </w:r>
            <w:r w:rsidR="009E03DE">
              <w:rPr>
                <w:noProof/>
                <w:webHidden/>
              </w:rPr>
              <w:t>21</w:t>
            </w:r>
            <w:r>
              <w:rPr>
                <w:noProof/>
                <w:webHidden/>
              </w:rPr>
              <w:fldChar w:fldCharType="end"/>
            </w:r>
          </w:hyperlink>
        </w:p>
        <w:p w:rsidR="00190425" w:rsidRDefault="00190425">
          <w:pPr>
            <w:pStyle w:val="TOC3"/>
            <w:tabs>
              <w:tab w:val="right" w:leader="underscore" w:pos="9016"/>
            </w:tabs>
            <w:rPr>
              <w:noProof/>
            </w:rPr>
          </w:pPr>
          <w:hyperlink w:anchor="_Toc334779189" w:history="1">
            <w:r w:rsidRPr="00211E36">
              <w:rPr>
                <w:rStyle w:val="Hyperlink"/>
                <w:rFonts w:asciiTheme="majorHAnsi" w:hAnsiTheme="majorHAnsi"/>
                <w:noProof/>
              </w:rPr>
              <w:t>3.4.3. Master File Selection</w:t>
            </w:r>
            <w:r>
              <w:rPr>
                <w:noProof/>
                <w:webHidden/>
              </w:rPr>
              <w:tab/>
            </w:r>
            <w:r>
              <w:rPr>
                <w:noProof/>
                <w:webHidden/>
              </w:rPr>
              <w:fldChar w:fldCharType="begin"/>
            </w:r>
            <w:r>
              <w:rPr>
                <w:noProof/>
                <w:webHidden/>
              </w:rPr>
              <w:instrText xml:space="preserve"> PAGEREF _Toc334779189 \h </w:instrText>
            </w:r>
            <w:r>
              <w:rPr>
                <w:noProof/>
                <w:webHidden/>
              </w:rPr>
            </w:r>
            <w:r>
              <w:rPr>
                <w:noProof/>
                <w:webHidden/>
              </w:rPr>
              <w:fldChar w:fldCharType="separate"/>
            </w:r>
            <w:r w:rsidR="009E03DE">
              <w:rPr>
                <w:noProof/>
                <w:webHidden/>
              </w:rPr>
              <w:t>22</w:t>
            </w:r>
            <w:r>
              <w:rPr>
                <w:noProof/>
                <w:webHidden/>
              </w:rPr>
              <w:fldChar w:fldCharType="end"/>
            </w:r>
          </w:hyperlink>
        </w:p>
        <w:p w:rsidR="00190425" w:rsidRDefault="00190425">
          <w:pPr>
            <w:pStyle w:val="TOC3"/>
            <w:tabs>
              <w:tab w:val="right" w:leader="underscore" w:pos="9016"/>
            </w:tabs>
            <w:rPr>
              <w:noProof/>
            </w:rPr>
          </w:pPr>
          <w:hyperlink w:anchor="_Toc334779190" w:history="1">
            <w:r w:rsidRPr="00211E36">
              <w:rPr>
                <w:rStyle w:val="Hyperlink"/>
                <w:rFonts w:asciiTheme="majorHAnsi" w:hAnsiTheme="majorHAnsi"/>
                <w:noProof/>
              </w:rPr>
              <w:t>3.4.4. Merger Report</w:t>
            </w:r>
            <w:r>
              <w:rPr>
                <w:noProof/>
                <w:webHidden/>
              </w:rPr>
              <w:tab/>
            </w:r>
            <w:r>
              <w:rPr>
                <w:noProof/>
                <w:webHidden/>
              </w:rPr>
              <w:fldChar w:fldCharType="begin"/>
            </w:r>
            <w:r>
              <w:rPr>
                <w:noProof/>
                <w:webHidden/>
              </w:rPr>
              <w:instrText xml:space="preserve"> PAGEREF _Toc334779190 \h </w:instrText>
            </w:r>
            <w:r>
              <w:rPr>
                <w:noProof/>
                <w:webHidden/>
              </w:rPr>
            </w:r>
            <w:r>
              <w:rPr>
                <w:noProof/>
                <w:webHidden/>
              </w:rPr>
              <w:fldChar w:fldCharType="separate"/>
            </w:r>
            <w:r w:rsidR="009E03DE">
              <w:rPr>
                <w:noProof/>
                <w:webHidden/>
              </w:rPr>
              <w:t>22</w:t>
            </w:r>
            <w:r>
              <w:rPr>
                <w:noProof/>
                <w:webHidden/>
              </w:rPr>
              <w:fldChar w:fldCharType="end"/>
            </w:r>
          </w:hyperlink>
        </w:p>
        <w:p w:rsidR="00190425" w:rsidRDefault="00190425">
          <w:pPr>
            <w:pStyle w:val="TOC1"/>
            <w:tabs>
              <w:tab w:val="right" w:leader="underscore" w:pos="9016"/>
            </w:tabs>
            <w:rPr>
              <w:noProof/>
            </w:rPr>
          </w:pPr>
          <w:hyperlink w:anchor="_Toc334779191" w:history="1">
            <w:r w:rsidRPr="00211E36">
              <w:rPr>
                <w:rStyle w:val="Hyperlink"/>
                <w:rFonts w:asciiTheme="majorHAnsi" w:hAnsiTheme="majorHAnsi"/>
                <w:noProof/>
              </w:rPr>
              <w:t>4. Troubleshooting</w:t>
            </w:r>
            <w:r>
              <w:rPr>
                <w:noProof/>
                <w:webHidden/>
              </w:rPr>
              <w:tab/>
            </w:r>
            <w:r>
              <w:rPr>
                <w:noProof/>
                <w:webHidden/>
              </w:rPr>
              <w:fldChar w:fldCharType="begin"/>
            </w:r>
            <w:r>
              <w:rPr>
                <w:noProof/>
                <w:webHidden/>
              </w:rPr>
              <w:instrText xml:space="preserve"> PAGEREF _Toc334779191 \h </w:instrText>
            </w:r>
            <w:r>
              <w:rPr>
                <w:noProof/>
                <w:webHidden/>
              </w:rPr>
            </w:r>
            <w:r>
              <w:rPr>
                <w:noProof/>
                <w:webHidden/>
              </w:rPr>
              <w:fldChar w:fldCharType="separate"/>
            </w:r>
            <w:r w:rsidR="009E03DE">
              <w:rPr>
                <w:noProof/>
                <w:webHidden/>
              </w:rPr>
              <w:t>24</w:t>
            </w:r>
            <w:r>
              <w:rPr>
                <w:noProof/>
                <w:webHidden/>
              </w:rPr>
              <w:fldChar w:fldCharType="end"/>
            </w:r>
          </w:hyperlink>
        </w:p>
        <w:p w:rsidR="00190425" w:rsidRDefault="00190425">
          <w:pPr>
            <w:pStyle w:val="TOC2"/>
            <w:tabs>
              <w:tab w:val="right" w:leader="underscore" w:pos="9016"/>
            </w:tabs>
            <w:rPr>
              <w:noProof/>
            </w:rPr>
          </w:pPr>
          <w:hyperlink w:anchor="_Toc334779192" w:history="1">
            <w:r w:rsidRPr="00211E36">
              <w:rPr>
                <w:rStyle w:val="Hyperlink"/>
                <w:rFonts w:asciiTheme="majorHAnsi" w:hAnsiTheme="majorHAnsi"/>
                <w:noProof/>
              </w:rPr>
              <w:t>4.1. The Application Selector window appears but no tools start when a button is clicked</w:t>
            </w:r>
            <w:r>
              <w:rPr>
                <w:noProof/>
                <w:webHidden/>
              </w:rPr>
              <w:tab/>
            </w:r>
            <w:r>
              <w:rPr>
                <w:noProof/>
                <w:webHidden/>
              </w:rPr>
              <w:fldChar w:fldCharType="begin"/>
            </w:r>
            <w:r>
              <w:rPr>
                <w:noProof/>
                <w:webHidden/>
              </w:rPr>
              <w:instrText xml:space="preserve"> PAGEREF _Toc334779192 \h </w:instrText>
            </w:r>
            <w:r>
              <w:rPr>
                <w:noProof/>
                <w:webHidden/>
              </w:rPr>
            </w:r>
            <w:r>
              <w:rPr>
                <w:noProof/>
                <w:webHidden/>
              </w:rPr>
              <w:fldChar w:fldCharType="separate"/>
            </w:r>
            <w:r w:rsidR="009E03DE">
              <w:rPr>
                <w:noProof/>
                <w:webHidden/>
              </w:rPr>
              <w:t>24</w:t>
            </w:r>
            <w:r>
              <w:rPr>
                <w:noProof/>
                <w:webHidden/>
              </w:rPr>
              <w:fldChar w:fldCharType="end"/>
            </w:r>
          </w:hyperlink>
        </w:p>
        <w:p w:rsidR="00190425" w:rsidRDefault="00190425">
          <w:pPr>
            <w:pStyle w:val="TOC2"/>
            <w:tabs>
              <w:tab w:val="right" w:leader="underscore" w:pos="9016"/>
            </w:tabs>
            <w:rPr>
              <w:noProof/>
            </w:rPr>
          </w:pPr>
          <w:hyperlink w:anchor="_Toc334779193" w:history="1">
            <w:r w:rsidRPr="00211E36">
              <w:rPr>
                <w:rStyle w:val="Hyperlink"/>
                <w:rFonts w:asciiTheme="majorHAnsi" w:hAnsiTheme="majorHAnsi"/>
                <w:noProof/>
              </w:rPr>
              <w:t>4.2. A progress window appears but the application seems to hang</w:t>
            </w:r>
            <w:r>
              <w:rPr>
                <w:noProof/>
                <w:webHidden/>
              </w:rPr>
              <w:tab/>
            </w:r>
            <w:r>
              <w:rPr>
                <w:noProof/>
                <w:webHidden/>
              </w:rPr>
              <w:fldChar w:fldCharType="begin"/>
            </w:r>
            <w:r>
              <w:rPr>
                <w:noProof/>
                <w:webHidden/>
              </w:rPr>
              <w:instrText xml:space="preserve"> PAGEREF _Toc334779193 \h </w:instrText>
            </w:r>
            <w:r>
              <w:rPr>
                <w:noProof/>
                <w:webHidden/>
              </w:rPr>
            </w:r>
            <w:r>
              <w:rPr>
                <w:noProof/>
                <w:webHidden/>
              </w:rPr>
              <w:fldChar w:fldCharType="separate"/>
            </w:r>
            <w:r w:rsidR="009E03DE">
              <w:rPr>
                <w:noProof/>
                <w:webHidden/>
              </w:rPr>
              <w:t>25</w:t>
            </w:r>
            <w:r>
              <w:rPr>
                <w:noProof/>
                <w:webHidden/>
              </w:rPr>
              <w:fldChar w:fldCharType="end"/>
            </w:r>
          </w:hyperlink>
        </w:p>
        <w:p w:rsidR="00190425" w:rsidRDefault="00190425">
          <w:pPr>
            <w:pStyle w:val="TOC2"/>
            <w:tabs>
              <w:tab w:val="right" w:leader="underscore" w:pos="9016"/>
            </w:tabs>
            <w:rPr>
              <w:noProof/>
            </w:rPr>
          </w:pPr>
          <w:hyperlink w:anchor="_Toc334779194" w:history="1">
            <w:r w:rsidRPr="00211E36">
              <w:rPr>
                <w:rStyle w:val="Hyperlink"/>
                <w:rFonts w:asciiTheme="majorHAnsi" w:hAnsiTheme="majorHAnsi"/>
                <w:noProof/>
              </w:rPr>
              <w:t>4.3. The application runs out of memory</w:t>
            </w:r>
            <w:r>
              <w:rPr>
                <w:noProof/>
                <w:webHidden/>
              </w:rPr>
              <w:tab/>
            </w:r>
            <w:r>
              <w:rPr>
                <w:noProof/>
                <w:webHidden/>
              </w:rPr>
              <w:fldChar w:fldCharType="begin"/>
            </w:r>
            <w:r>
              <w:rPr>
                <w:noProof/>
                <w:webHidden/>
              </w:rPr>
              <w:instrText xml:space="preserve"> PAGEREF _Toc334779194 \h </w:instrText>
            </w:r>
            <w:r>
              <w:rPr>
                <w:noProof/>
                <w:webHidden/>
              </w:rPr>
            </w:r>
            <w:r>
              <w:rPr>
                <w:noProof/>
                <w:webHidden/>
              </w:rPr>
              <w:fldChar w:fldCharType="separate"/>
            </w:r>
            <w:r w:rsidR="009E03DE">
              <w:rPr>
                <w:noProof/>
                <w:webHidden/>
              </w:rPr>
              <w:t>25</w:t>
            </w:r>
            <w:r>
              <w:rPr>
                <w:noProof/>
                <w:webHidden/>
              </w:rPr>
              <w:fldChar w:fldCharType="end"/>
            </w:r>
          </w:hyperlink>
        </w:p>
        <w:p w:rsidR="00190425" w:rsidRDefault="00190425">
          <w:pPr>
            <w:pStyle w:val="TOC2"/>
            <w:tabs>
              <w:tab w:val="right" w:leader="underscore" w:pos="9016"/>
            </w:tabs>
            <w:rPr>
              <w:noProof/>
            </w:rPr>
          </w:pPr>
          <w:hyperlink w:anchor="_Toc334779195" w:history="1">
            <w:r w:rsidRPr="00211E36">
              <w:rPr>
                <w:rStyle w:val="Hyperlink"/>
                <w:rFonts w:asciiTheme="majorHAnsi" w:hAnsiTheme="majorHAnsi"/>
                <w:noProof/>
              </w:rPr>
              <w:t>4.4. The application cannot use the OLS</w:t>
            </w:r>
            <w:r>
              <w:rPr>
                <w:noProof/>
                <w:webHidden/>
              </w:rPr>
              <w:tab/>
            </w:r>
            <w:r>
              <w:rPr>
                <w:noProof/>
                <w:webHidden/>
              </w:rPr>
              <w:fldChar w:fldCharType="begin"/>
            </w:r>
            <w:r>
              <w:rPr>
                <w:noProof/>
                <w:webHidden/>
              </w:rPr>
              <w:instrText xml:space="preserve"> PAGEREF _Toc334779195 \h </w:instrText>
            </w:r>
            <w:r>
              <w:rPr>
                <w:noProof/>
                <w:webHidden/>
              </w:rPr>
            </w:r>
            <w:r>
              <w:rPr>
                <w:noProof/>
                <w:webHidden/>
              </w:rPr>
              <w:fldChar w:fldCharType="separate"/>
            </w:r>
            <w:r w:rsidR="009E03DE">
              <w:rPr>
                <w:noProof/>
                <w:webHidden/>
              </w:rPr>
              <w:t>25</w:t>
            </w:r>
            <w:r>
              <w:rPr>
                <w:noProof/>
                <w:webHidden/>
              </w:rPr>
              <w:fldChar w:fldCharType="end"/>
            </w:r>
          </w:hyperlink>
        </w:p>
        <w:p w:rsidR="00190425" w:rsidRDefault="00190425">
          <w:pPr>
            <w:pStyle w:val="TOC1"/>
            <w:tabs>
              <w:tab w:val="right" w:leader="underscore" w:pos="9016"/>
            </w:tabs>
            <w:rPr>
              <w:noProof/>
            </w:rPr>
          </w:pPr>
          <w:hyperlink w:anchor="_Toc334779196" w:history="1">
            <w:r w:rsidRPr="00211E36">
              <w:rPr>
                <w:rStyle w:val="Hyperlink"/>
                <w:rFonts w:asciiTheme="majorHAnsi" w:hAnsiTheme="majorHAnsi"/>
                <w:noProof/>
              </w:rPr>
              <w:t xml:space="preserve">5. </w:t>
            </w:r>
            <w:r w:rsidRPr="00211E36">
              <w:rPr>
                <w:rStyle w:val="Hyperlink"/>
                <w:rFonts w:asciiTheme="majorHAnsi" w:hAnsiTheme="majorHAnsi"/>
                <w:i/>
                <w:noProof/>
              </w:rPr>
              <w:t>PRIDE Converter 2</w:t>
            </w:r>
            <w:r w:rsidRPr="00211E36">
              <w:rPr>
                <w:rStyle w:val="Hyperlink"/>
                <w:rFonts w:asciiTheme="majorHAnsi" w:hAnsiTheme="majorHAnsi"/>
                <w:noProof/>
              </w:rPr>
              <w:t xml:space="preserve"> Automatic PTM Assignment</w:t>
            </w:r>
            <w:r>
              <w:rPr>
                <w:noProof/>
                <w:webHidden/>
              </w:rPr>
              <w:tab/>
            </w:r>
            <w:r>
              <w:rPr>
                <w:noProof/>
                <w:webHidden/>
              </w:rPr>
              <w:fldChar w:fldCharType="begin"/>
            </w:r>
            <w:r>
              <w:rPr>
                <w:noProof/>
                <w:webHidden/>
              </w:rPr>
              <w:instrText xml:space="preserve"> PAGEREF _Toc334779196 \h </w:instrText>
            </w:r>
            <w:r>
              <w:rPr>
                <w:noProof/>
                <w:webHidden/>
              </w:rPr>
            </w:r>
            <w:r>
              <w:rPr>
                <w:noProof/>
                <w:webHidden/>
              </w:rPr>
              <w:fldChar w:fldCharType="separate"/>
            </w:r>
            <w:r w:rsidR="009E03DE">
              <w:rPr>
                <w:noProof/>
                <w:webHidden/>
              </w:rPr>
              <w:t>26</w:t>
            </w:r>
            <w:r>
              <w:rPr>
                <w:noProof/>
                <w:webHidden/>
              </w:rPr>
              <w:fldChar w:fldCharType="end"/>
            </w:r>
          </w:hyperlink>
        </w:p>
        <w:p w:rsidR="00190425" w:rsidRDefault="00190425">
          <w:pPr>
            <w:pStyle w:val="TOC1"/>
            <w:tabs>
              <w:tab w:val="right" w:leader="underscore" w:pos="9016"/>
            </w:tabs>
            <w:rPr>
              <w:noProof/>
            </w:rPr>
          </w:pPr>
          <w:hyperlink w:anchor="_Toc334779197" w:history="1">
            <w:r w:rsidRPr="00211E36">
              <w:rPr>
                <w:rStyle w:val="Hyperlink"/>
                <w:rFonts w:asciiTheme="majorHAnsi" w:hAnsiTheme="majorHAnsi" w:cstheme="minorHAnsi"/>
                <w:noProof/>
              </w:rPr>
              <w:t xml:space="preserve">6. </w:t>
            </w:r>
            <w:r w:rsidRPr="00211E36">
              <w:rPr>
                <w:rStyle w:val="Hyperlink"/>
                <w:rFonts w:asciiTheme="majorHAnsi" w:hAnsiTheme="majorHAnsi" w:cstheme="minorHAnsi"/>
                <w:i/>
                <w:noProof/>
              </w:rPr>
              <w:t>PRIDE Converter 2</w:t>
            </w:r>
            <w:r w:rsidRPr="00211E36">
              <w:rPr>
                <w:rStyle w:val="Hyperlink"/>
                <w:rFonts w:asciiTheme="majorHAnsi" w:hAnsiTheme="majorHAnsi" w:cstheme="minorHAnsi"/>
                <w:noProof/>
              </w:rPr>
              <w:t xml:space="preserve"> Protein Inference Implementation</w:t>
            </w:r>
            <w:r>
              <w:rPr>
                <w:noProof/>
                <w:webHidden/>
              </w:rPr>
              <w:tab/>
            </w:r>
            <w:r>
              <w:rPr>
                <w:noProof/>
                <w:webHidden/>
              </w:rPr>
              <w:fldChar w:fldCharType="begin"/>
            </w:r>
            <w:r>
              <w:rPr>
                <w:noProof/>
                <w:webHidden/>
              </w:rPr>
              <w:instrText xml:space="preserve"> PAGEREF _Toc334779197 \h </w:instrText>
            </w:r>
            <w:r>
              <w:rPr>
                <w:noProof/>
                <w:webHidden/>
              </w:rPr>
            </w:r>
            <w:r>
              <w:rPr>
                <w:noProof/>
                <w:webHidden/>
              </w:rPr>
              <w:fldChar w:fldCharType="separate"/>
            </w:r>
            <w:r w:rsidR="009E03DE">
              <w:rPr>
                <w:noProof/>
                <w:webHidden/>
              </w:rPr>
              <w:t>29</w:t>
            </w:r>
            <w:r>
              <w:rPr>
                <w:noProof/>
                <w:webHidden/>
              </w:rPr>
              <w:fldChar w:fldCharType="end"/>
            </w:r>
          </w:hyperlink>
        </w:p>
        <w:p w:rsidR="00190425" w:rsidRDefault="00190425">
          <w:pPr>
            <w:pStyle w:val="TOC2"/>
            <w:tabs>
              <w:tab w:val="right" w:leader="underscore" w:pos="9016"/>
            </w:tabs>
            <w:rPr>
              <w:noProof/>
            </w:rPr>
          </w:pPr>
          <w:hyperlink w:anchor="_Toc334779198" w:history="1">
            <w:r w:rsidRPr="00211E36">
              <w:rPr>
                <w:rStyle w:val="Hyperlink"/>
                <w:rFonts w:asciiTheme="majorHAnsi" w:hAnsiTheme="majorHAnsi" w:cstheme="minorHAnsi"/>
                <w:bCs/>
                <w:noProof/>
              </w:rPr>
              <w:t>6.1. Multiple peptide assignments</w:t>
            </w:r>
            <w:r>
              <w:rPr>
                <w:noProof/>
                <w:webHidden/>
              </w:rPr>
              <w:tab/>
            </w:r>
            <w:r>
              <w:rPr>
                <w:noProof/>
                <w:webHidden/>
              </w:rPr>
              <w:fldChar w:fldCharType="begin"/>
            </w:r>
            <w:r>
              <w:rPr>
                <w:noProof/>
                <w:webHidden/>
              </w:rPr>
              <w:instrText xml:space="preserve"> PAGEREF _Toc334779198 \h </w:instrText>
            </w:r>
            <w:r>
              <w:rPr>
                <w:noProof/>
                <w:webHidden/>
              </w:rPr>
            </w:r>
            <w:r>
              <w:rPr>
                <w:noProof/>
                <w:webHidden/>
              </w:rPr>
              <w:fldChar w:fldCharType="separate"/>
            </w:r>
            <w:r w:rsidR="009E03DE">
              <w:rPr>
                <w:noProof/>
                <w:webHidden/>
              </w:rPr>
              <w:t>29</w:t>
            </w:r>
            <w:r>
              <w:rPr>
                <w:noProof/>
                <w:webHidden/>
              </w:rPr>
              <w:fldChar w:fldCharType="end"/>
            </w:r>
          </w:hyperlink>
        </w:p>
        <w:p w:rsidR="00190425" w:rsidRDefault="00190425">
          <w:pPr>
            <w:pStyle w:val="TOC2"/>
            <w:tabs>
              <w:tab w:val="right" w:leader="underscore" w:pos="9016"/>
            </w:tabs>
            <w:rPr>
              <w:noProof/>
            </w:rPr>
          </w:pPr>
          <w:hyperlink w:anchor="_Toc334779199" w:history="1">
            <w:r w:rsidRPr="00211E36">
              <w:rPr>
                <w:rStyle w:val="Hyperlink"/>
                <w:rFonts w:asciiTheme="majorHAnsi" w:hAnsiTheme="majorHAnsi"/>
                <w:bCs/>
                <w:noProof/>
              </w:rPr>
              <w:t>6.2. Ambiguous peptide modifications</w:t>
            </w:r>
            <w:r>
              <w:rPr>
                <w:noProof/>
                <w:webHidden/>
              </w:rPr>
              <w:tab/>
            </w:r>
            <w:r>
              <w:rPr>
                <w:noProof/>
                <w:webHidden/>
              </w:rPr>
              <w:fldChar w:fldCharType="begin"/>
            </w:r>
            <w:r>
              <w:rPr>
                <w:noProof/>
                <w:webHidden/>
              </w:rPr>
              <w:instrText xml:space="preserve"> PAGEREF _Toc334779199 \h </w:instrText>
            </w:r>
            <w:r>
              <w:rPr>
                <w:noProof/>
                <w:webHidden/>
              </w:rPr>
            </w:r>
            <w:r>
              <w:rPr>
                <w:noProof/>
                <w:webHidden/>
              </w:rPr>
              <w:fldChar w:fldCharType="separate"/>
            </w:r>
            <w:r w:rsidR="009E03DE">
              <w:rPr>
                <w:noProof/>
                <w:webHidden/>
              </w:rPr>
              <w:t>29</w:t>
            </w:r>
            <w:r>
              <w:rPr>
                <w:noProof/>
                <w:webHidden/>
              </w:rPr>
              <w:fldChar w:fldCharType="end"/>
            </w:r>
          </w:hyperlink>
        </w:p>
        <w:p w:rsidR="00190425" w:rsidRDefault="00190425">
          <w:pPr>
            <w:pStyle w:val="TOC2"/>
            <w:tabs>
              <w:tab w:val="right" w:leader="underscore" w:pos="9016"/>
            </w:tabs>
            <w:rPr>
              <w:noProof/>
            </w:rPr>
          </w:pPr>
          <w:hyperlink w:anchor="_Toc334779200" w:history="1">
            <w:r w:rsidRPr="00211E36">
              <w:rPr>
                <w:rStyle w:val="Hyperlink"/>
                <w:rFonts w:asciiTheme="majorHAnsi" w:hAnsiTheme="majorHAnsi"/>
                <w:bCs/>
                <w:noProof/>
              </w:rPr>
              <w:t>6.3. Adding protein inference algorithms to PRIDE Converter 2</w:t>
            </w:r>
            <w:r>
              <w:rPr>
                <w:noProof/>
                <w:webHidden/>
              </w:rPr>
              <w:tab/>
            </w:r>
            <w:r>
              <w:rPr>
                <w:noProof/>
                <w:webHidden/>
              </w:rPr>
              <w:fldChar w:fldCharType="begin"/>
            </w:r>
            <w:r>
              <w:rPr>
                <w:noProof/>
                <w:webHidden/>
              </w:rPr>
              <w:instrText xml:space="preserve"> PAGEREF _Toc334779200 \h </w:instrText>
            </w:r>
            <w:r>
              <w:rPr>
                <w:noProof/>
                <w:webHidden/>
              </w:rPr>
            </w:r>
            <w:r>
              <w:rPr>
                <w:noProof/>
                <w:webHidden/>
              </w:rPr>
              <w:fldChar w:fldCharType="separate"/>
            </w:r>
            <w:r w:rsidR="009E03DE">
              <w:rPr>
                <w:noProof/>
                <w:webHidden/>
              </w:rPr>
              <w:t>31</w:t>
            </w:r>
            <w:r>
              <w:rPr>
                <w:noProof/>
                <w:webHidden/>
              </w:rPr>
              <w:fldChar w:fldCharType="end"/>
            </w:r>
          </w:hyperlink>
        </w:p>
        <w:p w:rsidR="00277C0A" w:rsidRDefault="008C7353" w:rsidP="00277C0A">
          <w:pPr>
            <w:ind w:firstLine="0"/>
            <w:rPr>
              <w:b/>
              <w:bCs/>
              <w:noProof/>
            </w:rPr>
          </w:pPr>
          <w:r>
            <w:fldChar w:fldCharType="end"/>
          </w:r>
        </w:p>
      </w:sdtContent>
    </w:sdt>
    <w:p w:rsidR="006353D2" w:rsidRDefault="006353D2">
      <w:pPr>
        <w:rPr>
          <w:rFonts w:asciiTheme="majorHAnsi" w:eastAsia="Times New Roman" w:hAnsiTheme="majorHAnsi" w:cstheme="minorHAnsi"/>
          <w:b/>
          <w:bCs/>
          <w:color w:val="365F91"/>
          <w:sz w:val="32"/>
          <w:szCs w:val="32"/>
        </w:rPr>
      </w:pPr>
      <w:r>
        <w:rPr>
          <w:rFonts w:asciiTheme="majorHAnsi" w:hAnsiTheme="majorHAnsi" w:cstheme="minorHAnsi"/>
          <w:sz w:val="32"/>
          <w:szCs w:val="32"/>
        </w:rPr>
        <w:br w:type="page"/>
      </w:r>
    </w:p>
    <w:p w:rsidR="00DD73ED" w:rsidRDefault="00DD73ED" w:rsidP="000E3E56">
      <w:pPr>
        <w:pStyle w:val="Heading1"/>
        <w:rPr>
          <w:rFonts w:asciiTheme="majorHAnsi" w:hAnsiTheme="majorHAnsi" w:cstheme="minorHAnsi"/>
          <w:sz w:val="32"/>
          <w:szCs w:val="32"/>
        </w:rPr>
      </w:pPr>
      <w:bookmarkStart w:id="18" w:name="_Toc334779153"/>
      <w:r>
        <w:rPr>
          <w:rFonts w:asciiTheme="majorHAnsi" w:hAnsiTheme="majorHAnsi" w:cstheme="minorHAnsi"/>
          <w:sz w:val="32"/>
          <w:szCs w:val="32"/>
        </w:rPr>
        <w:lastRenderedPageBreak/>
        <w:t>1. Introduction</w:t>
      </w:r>
      <w:bookmarkEnd w:id="18"/>
    </w:p>
    <w:p w:rsidR="000768E7" w:rsidRDefault="000768E7" w:rsidP="000768E7">
      <w:pPr>
        <w:rPr>
          <w:noProof/>
        </w:rPr>
      </w:pPr>
    </w:p>
    <w:p w:rsidR="00624121" w:rsidRDefault="00DD73ED" w:rsidP="000768E7">
      <w:pPr>
        <w:rPr>
          <w:noProof/>
        </w:rPr>
      </w:pPr>
      <w:r>
        <w:rPr>
          <w:noProof/>
        </w:rPr>
        <w:t>The PRIDE Converter 2 tool suite is a composed of 4 independent applications</w:t>
      </w:r>
      <w:r w:rsidR="00624121">
        <w:rPr>
          <w:noProof/>
        </w:rPr>
        <w:t>:</w:t>
      </w:r>
    </w:p>
    <w:p w:rsidR="00624121" w:rsidRDefault="00E92A0E" w:rsidP="00624121">
      <w:pPr>
        <w:pStyle w:val="ListParagraph"/>
        <w:numPr>
          <w:ilvl w:val="0"/>
          <w:numId w:val="24"/>
        </w:numPr>
        <w:rPr>
          <w:noProof/>
        </w:rPr>
      </w:pPr>
      <w:r>
        <w:rPr>
          <w:noProof/>
        </w:rPr>
        <w:t xml:space="preserve">The </w:t>
      </w:r>
      <w:r w:rsidRPr="00624121">
        <w:rPr>
          <w:b/>
          <w:i/>
          <w:noProof/>
        </w:rPr>
        <w:t>PRIDE Converter</w:t>
      </w:r>
      <w:r w:rsidR="008C275E" w:rsidRPr="00624121">
        <w:rPr>
          <w:b/>
          <w:i/>
          <w:noProof/>
        </w:rPr>
        <w:t xml:space="preserve"> 2</w:t>
      </w:r>
      <w:r>
        <w:rPr>
          <w:noProof/>
        </w:rPr>
        <w:t xml:space="preserve"> application will convert MS search result files containing identification and spectra into PRIDE XML</w:t>
      </w:r>
      <w:r w:rsidR="00624121">
        <w:rPr>
          <w:noProof/>
        </w:rPr>
        <w:t>.</w:t>
      </w:r>
    </w:p>
    <w:p w:rsidR="00624121" w:rsidRDefault="00E92A0E" w:rsidP="00624121">
      <w:pPr>
        <w:pStyle w:val="ListParagraph"/>
        <w:numPr>
          <w:ilvl w:val="0"/>
          <w:numId w:val="24"/>
        </w:numPr>
        <w:rPr>
          <w:noProof/>
        </w:rPr>
      </w:pPr>
      <w:r>
        <w:rPr>
          <w:noProof/>
        </w:rPr>
        <w:t xml:space="preserve">The </w:t>
      </w:r>
      <w:r w:rsidRPr="00624121">
        <w:rPr>
          <w:b/>
          <w:i/>
          <w:noProof/>
        </w:rPr>
        <w:t>PRIDE mzTab Generator</w:t>
      </w:r>
      <w:r>
        <w:rPr>
          <w:noProof/>
        </w:rPr>
        <w:t xml:space="preserve"> will produce skeleton mzTab files from MS search results files. These skeleton files require either manual or scripted editing to add quantitation and/or gel information. </w:t>
      </w:r>
    </w:p>
    <w:p w:rsidR="00624121" w:rsidRDefault="00E92A0E" w:rsidP="00624121">
      <w:pPr>
        <w:pStyle w:val="ListParagraph"/>
        <w:numPr>
          <w:ilvl w:val="0"/>
          <w:numId w:val="24"/>
        </w:numPr>
        <w:rPr>
          <w:noProof/>
        </w:rPr>
      </w:pPr>
      <w:r>
        <w:rPr>
          <w:noProof/>
        </w:rPr>
        <w:t xml:space="preserve">The </w:t>
      </w:r>
      <w:r w:rsidRPr="00624121">
        <w:rPr>
          <w:b/>
          <w:i/>
          <w:noProof/>
        </w:rPr>
        <w:t>PRIDE XML Filter</w:t>
      </w:r>
      <w:r>
        <w:rPr>
          <w:noProof/>
        </w:rPr>
        <w:t xml:space="preserve"> will remove identifications or spectra from PRIDE XML files based on a series of configurable filters. </w:t>
      </w:r>
    </w:p>
    <w:p w:rsidR="00DD73ED" w:rsidRDefault="00E92A0E" w:rsidP="00624121">
      <w:pPr>
        <w:pStyle w:val="ListParagraph"/>
        <w:numPr>
          <w:ilvl w:val="0"/>
          <w:numId w:val="24"/>
        </w:numPr>
        <w:rPr>
          <w:noProof/>
        </w:rPr>
      </w:pPr>
      <w:r>
        <w:rPr>
          <w:noProof/>
        </w:rPr>
        <w:t xml:space="preserve">The </w:t>
      </w:r>
      <w:r w:rsidRPr="00624121">
        <w:rPr>
          <w:b/>
          <w:i/>
          <w:noProof/>
        </w:rPr>
        <w:t>PRIDE XML Merger</w:t>
      </w:r>
      <w:r>
        <w:rPr>
          <w:noProof/>
        </w:rPr>
        <w:t xml:space="preserve"> will combine several PR</w:t>
      </w:r>
      <w:r w:rsidR="008C275E">
        <w:rPr>
          <w:noProof/>
        </w:rPr>
        <w:t>IDE XML files into a single one.</w:t>
      </w:r>
    </w:p>
    <w:p w:rsidR="00E92A0E" w:rsidRDefault="00E92A0E" w:rsidP="000768E7">
      <w:pPr>
        <w:rPr>
          <w:noProof/>
        </w:rPr>
      </w:pPr>
    </w:p>
    <w:p w:rsidR="00924414" w:rsidRDefault="008C275E" w:rsidP="008C275E">
      <w:r>
        <w:rPr>
          <w:noProof/>
        </w:rPr>
        <w:t xml:space="preserve">All tools have both a Graphical User Interface (GUI) and a Command-Line Interface (CLI). The GUIs have been designed to provide a rich, user-friendly interface while the CLIs have been developed mainly for tool and pipeline developers </w:t>
      </w:r>
      <w:r>
        <w:t xml:space="preserve">to be able to integrate the PRIDE Converter 2 tools in their own software to provide an efficient way to generate PRIDE XML from their own resources. </w:t>
      </w:r>
    </w:p>
    <w:p w:rsidR="00924414" w:rsidRDefault="00924414">
      <w:r>
        <w:br w:type="page"/>
      </w:r>
    </w:p>
    <w:p w:rsidR="008C275E" w:rsidRDefault="008C275E" w:rsidP="008C275E"/>
    <w:p w:rsidR="001C2AD3" w:rsidRPr="00924414" w:rsidRDefault="00DD73ED" w:rsidP="00924414">
      <w:pPr>
        <w:pStyle w:val="Heading1"/>
        <w:rPr>
          <w:sz w:val="32"/>
          <w:szCs w:val="32"/>
        </w:rPr>
      </w:pPr>
      <w:bookmarkStart w:id="19" w:name="_Toc334779154"/>
      <w:r w:rsidRPr="00924414">
        <w:rPr>
          <w:sz w:val="32"/>
          <w:szCs w:val="32"/>
        </w:rPr>
        <w:t>2.</w:t>
      </w:r>
      <w:r w:rsidR="00D77222" w:rsidRPr="00924414">
        <w:rPr>
          <w:sz w:val="32"/>
          <w:szCs w:val="32"/>
        </w:rPr>
        <w:t xml:space="preserve"> </w:t>
      </w:r>
      <w:r w:rsidR="001C2AD3" w:rsidRPr="00924414">
        <w:rPr>
          <w:i/>
          <w:sz w:val="32"/>
          <w:szCs w:val="32"/>
        </w:rPr>
        <w:t xml:space="preserve">PRIDE </w:t>
      </w:r>
      <w:r w:rsidR="00002E4C" w:rsidRPr="00924414">
        <w:rPr>
          <w:i/>
          <w:sz w:val="32"/>
          <w:szCs w:val="32"/>
        </w:rPr>
        <w:t>Converter</w:t>
      </w:r>
      <w:r w:rsidR="00B4253A" w:rsidRPr="00924414">
        <w:rPr>
          <w:i/>
          <w:sz w:val="32"/>
          <w:szCs w:val="32"/>
        </w:rPr>
        <w:t xml:space="preserve"> 2</w:t>
      </w:r>
      <w:r w:rsidR="00002E4C" w:rsidRPr="00924414">
        <w:rPr>
          <w:sz w:val="32"/>
          <w:szCs w:val="32"/>
        </w:rPr>
        <w:t xml:space="preserve"> </w:t>
      </w:r>
      <w:r w:rsidR="00624121">
        <w:rPr>
          <w:sz w:val="32"/>
          <w:szCs w:val="32"/>
        </w:rPr>
        <w:t>Requirements</w:t>
      </w:r>
      <w:bookmarkEnd w:id="19"/>
    </w:p>
    <w:p w:rsidR="007107FD" w:rsidRPr="008D474E" w:rsidRDefault="00DD73ED" w:rsidP="000E3E56">
      <w:pPr>
        <w:pStyle w:val="Heading2"/>
        <w:rPr>
          <w:rFonts w:asciiTheme="majorHAnsi" w:hAnsiTheme="majorHAnsi" w:cstheme="minorHAnsi"/>
        </w:rPr>
      </w:pPr>
      <w:bookmarkStart w:id="20" w:name="_Toc334779155"/>
      <w:r>
        <w:rPr>
          <w:rFonts w:asciiTheme="majorHAnsi" w:hAnsiTheme="majorHAnsi" w:cstheme="minorHAnsi"/>
        </w:rPr>
        <w:t>2</w:t>
      </w:r>
      <w:r w:rsidR="00D77222" w:rsidRPr="008D474E">
        <w:rPr>
          <w:rFonts w:asciiTheme="majorHAnsi" w:hAnsiTheme="majorHAnsi" w:cstheme="minorHAnsi"/>
        </w:rPr>
        <w:t>.</w:t>
      </w:r>
      <w:r w:rsidR="00624121">
        <w:rPr>
          <w:rFonts w:asciiTheme="majorHAnsi" w:hAnsiTheme="majorHAnsi" w:cstheme="minorHAnsi"/>
        </w:rPr>
        <w:t>1</w:t>
      </w:r>
      <w:r w:rsidR="00D77222" w:rsidRPr="008D474E">
        <w:rPr>
          <w:rFonts w:asciiTheme="majorHAnsi" w:hAnsiTheme="majorHAnsi" w:cstheme="minorHAnsi"/>
        </w:rPr>
        <w:t xml:space="preserve">. </w:t>
      </w:r>
      <w:r w:rsidR="007107FD" w:rsidRPr="008D474E">
        <w:rPr>
          <w:rFonts w:asciiTheme="majorHAnsi" w:hAnsiTheme="majorHAnsi" w:cstheme="minorHAnsi"/>
        </w:rPr>
        <w:t>System Requirements</w:t>
      </w:r>
      <w:bookmarkEnd w:id="20"/>
      <w:r w:rsidR="00C440E8">
        <w:rPr>
          <w:rFonts w:asciiTheme="majorHAnsi" w:hAnsiTheme="majorHAnsi" w:cstheme="minorHAnsi"/>
        </w:rPr>
        <w:t xml:space="preserve">  </w:t>
      </w:r>
    </w:p>
    <w:p w:rsidR="000768E7" w:rsidRDefault="000768E7" w:rsidP="00724A9C">
      <w:pPr>
        <w:spacing w:line="276" w:lineRule="auto"/>
        <w:ind w:left="720" w:firstLine="0"/>
        <w:rPr>
          <w:rFonts w:cstheme="minorHAnsi"/>
        </w:rPr>
      </w:pPr>
    </w:p>
    <w:p w:rsidR="007107FD" w:rsidRPr="001E54F1" w:rsidRDefault="007107FD" w:rsidP="000E3E56">
      <w:pPr>
        <w:numPr>
          <w:ilvl w:val="0"/>
          <w:numId w:val="19"/>
        </w:numPr>
        <w:spacing w:line="276" w:lineRule="auto"/>
        <w:rPr>
          <w:rFonts w:cstheme="minorHAnsi"/>
        </w:rPr>
      </w:pPr>
      <w:r w:rsidRPr="001E54F1">
        <w:rPr>
          <w:rFonts w:cstheme="minorHAnsi"/>
        </w:rPr>
        <w:t>Java: JRE 1.</w:t>
      </w:r>
      <w:r w:rsidR="000115F8" w:rsidRPr="001E54F1">
        <w:rPr>
          <w:rFonts w:cstheme="minorHAnsi"/>
        </w:rPr>
        <w:t>5</w:t>
      </w:r>
      <w:r w:rsidRPr="001E54F1">
        <w:rPr>
          <w:rFonts w:cstheme="minorHAnsi"/>
        </w:rPr>
        <w:t xml:space="preserve"> +</w:t>
      </w:r>
    </w:p>
    <w:p w:rsidR="007107FD" w:rsidRPr="001E54F1" w:rsidRDefault="007107FD" w:rsidP="000E3E56">
      <w:pPr>
        <w:numPr>
          <w:ilvl w:val="0"/>
          <w:numId w:val="19"/>
        </w:numPr>
        <w:spacing w:line="276" w:lineRule="auto"/>
        <w:rPr>
          <w:rFonts w:cstheme="minorHAnsi"/>
        </w:rPr>
      </w:pPr>
      <w:r w:rsidRPr="001E54F1">
        <w:rPr>
          <w:rFonts w:cstheme="minorHAnsi"/>
        </w:rPr>
        <w:t>CPU: 1 gigahertz (GHz) or faster 32-bit or 64-bit processor</w:t>
      </w:r>
      <w:r w:rsidR="00D77222">
        <w:rPr>
          <w:rFonts w:cstheme="minorHAnsi"/>
        </w:rPr>
        <w:t>.</w:t>
      </w:r>
    </w:p>
    <w:p w:rsidR="007107FD" w:rsidRPr="001E54F1" w:rsidRDefault="007107FD" w:rsidP="000E3E56">
      <w:pPr>
        <w:numPr>
          <w:ilvl w:val="0"/>
          <w:numId w:val="19"/>
        </w:numPr>
        <w:spacing w:line="276" w:lineRule="auto"/>
        <w:rPr>
          <w:rFonts w:cstheme="minorHAnsi"/>
        </w:rPr>
      </w:pPr>
      <w:r w:rsidRPr="001E54F1">
        <w:rPr>
          <w:rFonts w:cstheme="minorHAnsi"/>
        </w:rPr>
        <w:t>Memory: 1 gigabyte (GB) RAM</w:t>
      </w:r>
      <w:r w:rsidR="00D77222">
        <w:rPr>
          <w:rFonts w:cstheme="minorHAnsi"/>
        </w:rPr>
        <w:t>.</w:t>
      </w:r>
    </w:p>
    <w:p w:rsidR="007107FD" w:rsidRPr="001E54F1" w:rsidRDefault="007107FD" w:rsidP="000E3E56">
      <w:pPr>
        <w:numPr>
          <w:ilvl w:val="0"/>
          <w:numId w:val="19"/>
        </w:numPr>
        <w:spacing w:line="276" w:lineRule="auto"/>
        <w:rPr>
          <w:rFonts w:cstheme="minorHAnsi"/>
        </w:rPr>
      </w:pPr>
      <w:r w:rsidRPr="001E54F1">
        <w:rPr>
          <w:rFonts w:cstheme="minorHAnsi"/>
        </w:rPr>
        <w:t>Hard Disk: 5</w:t>
      </w:r>
      <w:r w:rsidR="00CB62FE" w:rsidRPr="001E54F1">
        <w:rPr>
          <w:rFonts w:cstheme="minorHAnsi"/>
        </w:rPr>
        <w:t>5</w:t>
      </w:r>
      <w:r w:rsidRPr="001E54F1">
        <w:rPr>
          <w:rFonts w:cstheme="minorHAnsi"/>
        </w:rPr>
        <w:t xml:space="preserve"> MB available</w:t>
      </w:r>
      <w:r w:rsidR="00CB62FE" w:rsidRPr="001E54F1">
        <w:rPr>
          <w:rFonts w:cstheme="minorHAnsi"/>
        </w:rPr>
        <w:t xml:space="preserve"> for installation</w:t>
      </w:r>
      <w:r w:rsidR="00002E4C" w:rsidRPr="001E54F1">
        <w:rPr>
          <w:rFonts w:cstheme="minorHAnsi"/>
        </w:rPr>
        <w:t>, more if doing file conversions</w:t>
      </w:r>
      <w:r w:rsidR="00D77222">
        <w:rPr>
          <w:rFonts w:cstheme="minorHAnsi"/>
        </w:rPr>
        <w:t>.</w:t>
      </w:r>
    </w:p>
    <w:p w:rsidR="007107FD" w:rsidRDefault="007107FD" w:rsidP="000E3E56">
      <w:pPr>
        <w:numPr>
          <w:ilvl w:val="0"/>
          <w:numId w:val="19"/>
        </w:numPr>
        <w:spacing w:line="276" w:lineRule="auto"/>
        <w:rPr>
          <w:rFonts w:cstheme="minorHAnsi"/>
        </w:rPr>
      </w:pPr>
      <w:r w:rsidRPr="001E54F1">
        <w:rPr>
          <w:rFonts w:cstheme="minorHAnsi"/>
        </w:rPr>
        <w:t xml:space="preserve">Platform: </w:t>
      </w:r>
      <w:r w:rsidR="00111755">
        <w:rPr>
          <w:rFonts w:cstheme="minorHAnsi"/>
        </w:rPr>
        <w:t>T</w:t>
      </w:r>
      <w:r w:rsidRPr="001E54F1">
        <w:rPr>
          <w:rFonts w:cstheme="minorHAnsi"/>
        </w:rPr>
        <w:t>ested in Mac OS X, Linux, and Windows</w:t>
      </w:r>
      <w:r w:rsidR="005D7CF7" w:rsidRPr="001E54F1">
        <w:rPr>
          <w:rFonts w:cstheme="minorHAnsi"/>
        </w:rPr>
        <w:t xml:space="preserve"> (XP,</w:t>
      </w:r>
      <w:r w:rsidR="00C41AD1" w:rsidRPr="001E54F1">
        <w:rPr>
          <w:rFonts w:cstheme="minorHAnsi"/>
        </w:rPr>
        <w:t xml:space="preserve"> </w:t>
      </w:r>
      <w:r w:rsidR="005D7CF7" w:rsidRPr="001E54F1">
        <w:rPr>
          <w:rFonts w:cstheme="minorHAnsi"/>
        </w:rPr>
        <w:t>Vista, 7)</w:t>
      </w:r>
      <w:r w:rsidR="00D77222">
        <w:rPr>
          <w:rFonts w:cstheme="minorHAnsi"/>
        </w:rPr>
        <w:t>.</w:t>
      </w:r>
    </w:p>
    <w:p w:rsidR="007107FD" w:rsidRPr="008D474E" w:rsidRDefault="00DD73ED" w:rsidP="000E3E56">
      <w:pPr>
        <w:pStyle w:val="Heading2"/>
        <w:rPr>
          <w:rFonts w:asciiTheme="majorHAnsi" w:hAnsiTheme="majorHAnsi" w:cstheme="minorHAnsi"/>
        </w:rPr>
      </w:pPr>
      <w:bookmarkStart w:id="21" w:name="_Toc334779156"/>
      <w:r>
        <w:rPr>
          <w:rFonts w:asciiTheme="majorHAnsi" w:hAnsiTheme="majorHAnsi" w:cstheme="minorHAnsi"/>
        </w:rPr>
        <w:t>2</w:t>
      </w:r>
      <w:r w:rsidR="00D77222" w:rsidRPr="008D474E">
        <w:rPr>
          <w:rFonts w:asciiTheme="majorHAnsi" w:hAnsiTheme="majorHAnsi" w:cstheme="minorHAnsi"/>
        </w:rPr>
        <w:t>.</w:t>
      </w:r>
      <w:r w:rsidR="00624121">
        <w:rPr>
          <w:rFonts w:asciiTheme="majorHAnsi" w:hAnsiTheme="majorHAnsi" w:cstheme="minorHAnsi"/>
        </w:rPr>
        <w:t>2</w:t>
      </w:r>
      <w:r w:rsidR="00D77222" w:rsidRPr="008D474E">
        <w:rPr>
          <w:rFonts w:asciiTheme="majorHAnsi" w:hAnsiTheme="majorHAnsi" w:cstheme="minorHAnsi"/>
        </w:rPr>
        <w:t xml:space="preserve">. </w:t>
      </w:r>
      <w:r w:rsidR="007107FD" w:rsidRPr="008D474E">
        <w:rPr>
          <w:rFonts w:asciiTheme="majorHAnsi" w:hAnsiTheme="majorHAnsi" w:cstheme="minorHAnsi"/>
        </w:rPr>
        <w:t>Additional Requirements</w:t>
      </w:r>
      <w:bookmarkEnd w:id="21"/>
      <w:r w:rsidR="00C440E8">
        <w:rPr>
          <w:rFonts w:asciiTheme="majorHAnsi" w:hAnsiTheme="majorHAnsi" w:cstheme="minorHAnsi"/>
        </w:rPr>
        <w:t xml:space="preserve">  </w:t>
      </w:r>
    </w:p>
    <w:p w:rsidR="000768E7" w:rsidRDefault="000768E7" w:rsidP="000768E7">
      <w:pPr>
        <w:ind w:left="360" w:firstLine="0"/>
        <w:jc w:val="both"/>
        <w:rPr>
          <w:rFonts w:cstheme="minorHAnsi"/>
        </w:rPr>
      </w:pPr>
    </w:p>
    <w:p w:rsidR="008C275E" w:rsidRDefault="00DD73ED">
      <w:pPr>
        <w:rPr>
          <w:rFonts w:cstheme="minorHAnsi"/>
        </w:rPr>
      </w:pPr>
      <w:r>
        <w:rPr>
          <w:rFonts w:cstheme="minorHAnsi"/>
        </w:rPr>
        <w:t>PRIDE Converter 2 requires I</w:t>
      </w:r>
      <w:r w:rsidR="00E22ABE" w:rsidRPr="001E54F1">
        <w:rPr>
          <w:rFonts w:cstheme="minorHAnsi"/>
        </w:rPr>
        <w:t xml:space="preserve">nternet </w:t>
      </w:r>
      <w:r>
        <w:rPr>
          <w:rFonts w:cstheme="minorHAnsi"/>
        </w:rPr>
        <w:t>a</w:t>
      </w:r>
      <w:r w:rsidR="00E22ABE" w:rsidRPr="001E54F1">
        <w:rPr>
          <w:rFonts w:cstheme="minorHAnsi"/>
        </w:rPr>
        <w:t>ccess for connection to the O</w:t>
      </w:r>
      <w:r w:rsidR="00D77222">
        <w:rPr>
          <w:rFonts w:cstheme="minorHAnsi"/>
        </w:rPr>
        <w:t xml:space="preserve">ntology </w:t>
      </w:r>
      <w:r w:rsidR="00E22ABE" w:rsidRPr="001E54F1">
        <w:rPr>
          <w:rFonts w:cstheme="minorHAnsi"/>
        </w:rPr>
        <w:t>L</w:t>
      </w:r>
      <w:r w:rsidR="00D77222">
        <w:rPr>
          <w:rFonts w:cstheme="minorHAnsi"/>
        </w:rPr>
        <w:t xml:space="preserve">ookup </w:t>
      </w:r>
      <w:r w:rsidR="00E22ABE" w:rsidRPr="001E54F1">
        <w:rPr>
          <w:rFonts w:cstheme="minorHAnsi"/>
        </w:rPr>
        <w:t>S</w:t>
      </w:r>
      <w:r w:rsidR="00D77222">
        <w:rPr>
          <w:rFonts w:cstheme="minorHAnsi"/>
        </w:rPr>
        <w:t>ervice (OLS)</w:t>
      </w:r>
      <w:r w:rsidR="00E22ABE" w:rsidRPr="001E54F1">
        <w:rPr>
          <w:rFonts w:cstheme="minorHAnsi"/>
        </w:rPr>
        <w:t xml:space="preserve"> web service</w:t>
      </w:r>
      <w:r w:rsidR="009E0177">
        <w:rPr>
          <w:rFonts w:cstheme="minorHAnsi"/>
        </w:rPr>
        <w:t xml:space="preserve"> and automatic access to PubMed records already published.</w:t>
      </w:r>
      <w:r w:rsidR="008C275E">
        <w:rPr>
          <w:rFonts w:cstheme="minorHAnsi"/>
        </w:rPr>
        <w:br w:type="page"/>
      </w:r>
    </w:p>
    <w:p w:rsidR="007107FD" w:rsidRPr="00357C65" w:rsidRDefault="00D50B74" w:rsidP="000E3E56">
      <w:pPr>
        <w:pStyle w:val="Heading1"/>
        <w:rPr>
          <w:rFonts w:asciiTheme="majorHAnsi" w:hAnsiTheme="majorHAnsi" w:cstheme="minorHAnsi"/>
          <w:sz w:val="32"/>
          <w:szCs w:val="32"/>
        </w:rPr>
      </w:pPr>
      <w:bookmarkStart w:id="22" w:name="_Toc334779157"/>
      <w:r>
        <w:rPr>
          <w:rFonts w:asciiTheme="majorHAnsi" w:hAnsiTheme="majorHAnsi" w:cstheme="minorHAnsi"/>
          <w:sz w:val="32"/>
          <w:szCs w:val="32"/>
        </w:rPr>
        <w:lastRenderedPageBreak/>
        <w:t>3</w:t>
      </w:r>
      <w:r w:rsidR="00D77222">
        <w:rPr>
          <w:rFonts w:asciiTheme="majorHAnsi" w:hAnsiTheme="majorHAnsi" w:cstheme="minorHAnsi"/>
          <w:sz w:val="32"/>
          <w:szCs w:val="32"/>
        </w:rPr>
        <w:t xml:space="preserve">. </w:t>
      </w:r>
      <w:r w:rsidR="00122664" w:rsidRPr="00164328">
        <w:rPr>
          <w:rFonts w:asciiTheme="majorHAnsi" w:hAnsiTheme="majorHAnsi" w:cstheme="minorHAnsi"/>
          <w:i/>
          <w:sz w:val="32"/>
          <w:szCs w:val="32"/>
        </w:rPr>
        <w:t>PRIDE Converter 2</w:t>
      </w:r>
      <w:r w:rsidR="00122664" w:rsidRPr="00357C65">
        <w:rPr>
          <w:rFonts w:asciiTheme="majorHAnsi" w:hAnsiTheme="majorHAnsi" w:cstheme="minorHAnsi"/>
          <w:sz w:val="32"/>
          <w:szCs w:val="32"/>
        </w:rPr>
        <w:t xml:space="preserve"> Tool Suite </w:t>
      </w:r>
      <w:r w:rsidR="00845AC7" w:rsidRPr="00357C65">
        <w:rPr>
          <w:rFonts w:asciiTheme="majorHAnsi" w:hAnsiTheme="majorHAnsi" w:cstheme="minorHAnsi"/>
          <w:sz w:val="32"/>
          <w:szCs w:val="32"/>
        </w:rPr>
        <w:t xml:space="preserve">GUI </w:t>
      </w:r>
      <w:r w:rsidR="00122664" w:rsidRPr="00357C65">
        <w:rPr>
          <w:rFonts w:asciiTheme="majorHAnsi" w:hAnsiTheme="majorHAnsi" w:cstheme="minorHAnsi"/>
          <w:sz w:val="32"/>
          <w:szCs w:val="32"/>
        </w:rPr>
        <w:t>User Guide</w:t>
      </w:r>
      <w:bookmarkEnd w:id="22"/>
      <w:r w:rsidR="00C440E8">
        <w:rPr>
          <w:rFonts w:asciiTheme="majorHAnsi" w:hAnsiTheme="majorHAnsi" w:cstheme="minorHAnsi"/>
          <w:sz w:val="32"/>
          <w:szCs w:val="32"/>
        </w:rPr>
        <w:t xml:space="preserve">  </w:t>
      </w:r>
    </w:p>
    <w:p w:rsidR="008D474E" w:rsidRDefault="008D474E" w:rsidP="00845AC7">
      <w:pPr>
        <w:rPr>
          <w:rFonts w:cstheme="minorHAnsi"/>
        </w:rPr>
      </w:pPr>
    </w:p>
    <w:p w:rsidR="00845AC7" w:rsidRPr="001E54F1" w:rsidRDefault="00FD3683" w:rsidP="00845AC7">
      <w:pPr>
        <w:rPr>
          <w:rFonts w:cstheme="minorHAnsi"/>
        </w:rPr>
      </w:pPr>
      <w:r>
        <w:rPr>
          <w:rFonts w:cstheme="minorHAnsi"/>
        </w:rPr>
        <w:t xml:space="preserve">To start the GUI, users must either double-click on the </w:t>
      </w:r>
      <w:r w:rsidRPr="00164328">
        <w:rPr>
          <w:rFonts w:cstheme="minorHAnsi"/>
          <w:i/>
        </w:rPr>
        <w:t>PRIDE Converter 2</w:t>
      </w:r>
      <w:r>
        <w:rPr>
          <w:rFonts w:cstheme="minorHAnsi"/>
        </w:rPr>
        <w:t xml:space="preserve"> jar file or invoke the command-line without any arguments.</w:t>
      </w:r>
      <w:r w:rsidR="00845AC7" w:rsidRPr="001E54F1">
        <w:rPr>
          <w:rFonts w:cstheme="minorHAnsi"/>
        </w:rPr>
        <w:t xml:space="preserve"> </w:t>
      </w:r>
      <w:r>
        <w:rPr>
          <w:rFonts w:cstheme="minorHAnsi"/>
        </w:rPr>
        <w:t>T</w:t>
      </w:r>
      <w:r w:rsidR="00845AC7" w:rsidRPr="001E54F1">
        <w:rPr>
          <w:rFonts w:cstheme="minorHAnsi"/>
        </w:rPr>
        <w:t>he first screen that the user sees will be the tool selection screen. From there, the user can select which tool from the tool suite to launch</w:t>
      </w:r>
      <w:r w:rsidR="00CB178F">
        <w:rPr>
          <w:rFonts w:cstheme="minorHAnsi"/>
        </w:rPr>
        <w:t xml:space="preserve"> (Figure </w:t>
      </w:r>
      <w:r w:rsidR="00DD73ED">
        <w:rPr>
          <w:rFonts w:cstheme="minorHAnsi"/>
        </w:rPr>
        <w:t>2</w:t>
      </w:r>
      <w:r w:rsidR="00CB178F">
        <w:rPr>
          <w:rFonts w:cstheme="minorHAnsi"/>
        </w:rPr>
        <w:t>)</w:t>
      </w:r>
      <w:r w:rsidR="00845AC7" w:rsidRPr="001E54F1">
        <w:rPr>
          <w:rFonts w:cstheme="minorHAnsi"/>
        </w:rPr>
        <w:t>.</w:t>
      </w:r>
    </w:p>
    <w:p w:rsidR="00845AC7" w:rsidRPr="001E54F1" w:rsidRDefault="00845AC7" w:rsidP="00845AC7">
      <w:pPr>
        <w:rPr>
          <w:rFonts w:cstheme="minorHAnsi"/>
        </w:rPr>
      </w:pPr>
    </w:p>
    <w:p w:rsidR="00845AC7" w:rsidRDefault="00845AC7" w:rsidP="00845AC7">
      <w:pPr>
        <w:jc w:val="center"/>
        <w:rPr>
          <w:rFonts w:cstheme="minorHAnsi"/>
        </w:rPr>
      </w:pPr>
      <w:r w:rsidRPr="001E54F1">
        <w:rPr>
          <w:rFonts w:cstheme="minorHAnsi"/>
          <w:noProof/>
        </w:rPr>
        <w:drawing>
          <wp:inline distT="0" distB="0" distL="0" distR="0">
            <wp:extent cx="2088000" cy="1922400"/>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 Toolsu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8000" cy="1922400"/>
                    </a:xfrm>
                    <a:prstGeom prst="rect">
                      <a:avLst/>
                    </a:prstGeom>
                  </pic:spPr>
                </pic:pic>
              </a:graphicData>
            </a:graphic>
          </wp:inline>
        </w:drawing>
      </w:r>
    </w:p>
    <w:p w:rsidR="00CB178F" w:rsidRPr="001E54F1" w:rsidRDefault="00CB178F" w:rsidP="00845AC7">
      <w:pPr>
        <w:jc w:val="center"/>
        <w:rPr>
          <w:rFonts w:cstheme="minorHAnsi"/>
        </w:rPr>
      </w:pPr>
      <w:r w:rsidRPr="00164328">
        <w:rPr>
          <w:rFonts w:cstheme="minorHAnsi"/>
          <w:b/>
        </w:rPr>
        <w:t xml:space="preserve">Figure </w:t>
      </w:r>
      <w:r w:rsidR="00DD73ED">
        <w:rPr>
          <w:rFonts w:cstheme="minorHAnsi"/>
          <w:b/>
        </w:rPr>
        <w:t>2</w:t>
      </w:r>
      <w:r>
        <w:rPr>
          <w:rFonts w:cstheme="minorHAnsi"/>
        </w:rPr>
        <w:t xml:space="preserve"> – PRIDE Converter Tool</w:t>
      </w:r>
      <w:r w:rsidR="00D77222">
        <w:rPr>
          <w:rFonts w:cstheme="minorHAnsi"/>
        </w:rPr>
        <w:t xml:space="preserve"> S</w:t>
      </w:r>
      <w:r>
        <w:rPr>
          <w:rFonts w:cstheme="minorHAnsi"/>
        </w:rPr>
        <w:t>uite tool selection form</w:t>
      </w:r>
    </w:p>
    <w:p w:rsidR="00845AC7" w:rsidRDefault="00845AC7" w:rsidP="00164328">
      <w:pPr>
        <w:ind w:firstLine="0"/>
        <w:rPr>
          <w:rFonts w:cstheme="minorHAnsi"/>
        </w:rPr>
      </w:pPr>
    </w:p>
    <w:p w:rsidR="00DD73ED" w:rsidRDefault="00DD73ED" w:rsidP="00DD73ED">
      <w:pPr>
        <w:jc w:val="both"/>
        <w:rPr>
          <w:noProof/>
        </w:rPr>
      </w:pPr>
      <w:r>
        <w:rPr>
          <w:noProof/>
        </w:rPr>
        <w:t xml:space="preserve">Each tool shares a common design framework to ensure a common and consistent look and feel across all applications (see Figure 3). </w:t>
      </w:r>
    </w:p>
    <w:p w:rsidR="00DD73ED" w:rsidRDefault="00DD73ED" w:rsidP="00DD73ED">
      <w:pPr>
        <w:jc w:val="both"/>
        <w:rPr>
          <w:noProof/>
        </w:rPr>
      </w:pPr>
    </w:p>
    <w:p w:rsidR="00DD73ED" w:rsidRDefault="00DD73ED" w:rsidP="00DD73ED">
      <w:pPr>
        <w:jc w:val="both"/>
        <w:rPr>
          <w:noProof/>
        </w:rPr>
      </w:pPr>
      <w:r>
        <w:rPr>
          <w:noProof/>
        </w:rPr>
        <w:drawing>
          <wp:inline distT="0" distB="0" distL="0" distR="0">
            <wp:extent cx="5292000" cy="36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 fig 2.png"/>
                    <pic:cNvPicPr/>
                  </pic:nvPicPr>
                  <pic:blipFill>
                    <a:blip r:embed="rId10">
                      <a:extLst>
                        <a:ext uri="{28A0092B-C50C-407E-A947-70E740481C1C}">
                          <a14:useLocalDpi xmlns:a14="http://schemas.microsoft.com/office/drawing/2010/main" val="0"/>
                        </a:ext>
                      </a:extLst>
                    </a:blip>
                    <a:stretch>
                      <a:fillRect/>
                    </a:stretch>
                  </pic:blipFill>
                  <pic:spPr>
                    <a:xfrm>
                      <a:off x="0" y="0"/>
                      <a:ext cx="5292000" cy="3614400"/>
                    </a:xfrm>
                    <a:prstGeom prst="rect">
                      <a:avLst/>
                    </a:prstGeom>
                  </pic:spPr>
                </pic:pic>
              </a:graphicData>
            </a:graphic>
          </wp:inline>
        </w:drawing>
      </w:r>
    </w:p>
    <w:p w:rsidR="00DD73ED" w:rsidRDefault="00DD73ED" w:rsidP="00DD73ED">
      <w:pPr>
        <w:ind w:left="1440" w:firstLine="720"/>
        <w:jc w:val="both"/>
        <w:rPr>
          <w:noProof/>
        </w:rPr>
      </w:pPr>
      <w:r w:rsidRPr="00164328">
        <w:rPr>
          <w:b/>
          <w:noProof/>
        </w:rPr>
        <w:t xml:space="preserve">Figure </w:t>
      </w:r>
      <w:r>
        <w:rPr>
          <w:b/>
          <w:noProof/>
        </w:rPr>
        <w:t>3</w:t>
      </w:r>
      <w:r w:rsidRPr="00164328">
        <w:rPr>
          <w:b/>
          <w:noProof/>
        </w:rPr>
        <w:t>.</w:t>
      </w:r>
      <w:r>
        <w:rPr>
          <w:noProof/>
        </w:rPr>
        <w:t xml:space="preserve"> The Common GUI Navigation Panel.</w:t>
      </w:r>
    </w:p>
    <w:p w:rsidR="00DD73ED" w:rsidRDefault="00DD73ED" w:rsidP="00DD73ED">
      <w:pPr>
        <w:jc w:val="both"/>
        <w:rPr>
          <w:noProof/>
        </w:rPr>
      </w:pPr>
    </w:p>
    <w:p w:rsidR="008C275E" w:rsidRDefault="00DD73ED" w:rsidP="00DD73ED">
      <w:pPr>
        <w:jc w:val="both"/>
        <w:rPr>
          <w:noProof/>
        </w:rPr>
      </w:pPr>
      <w:r>
        <w:rPr>
          <w:noProof/>
        </w:rPr>
        <w:t xml:space="preserve">Tools are made up of a series of forms, that can be navigated using the Next/Back/Quit buttons at the bottom right corner of the nagivation frame. Each form will provide information that is used to update the GUI: a form title, a short description of its purpose and required fields, a context-specific help page and a mechanism to validate the form content to ensure that all required fields are filled in and contain correctly-formatted values. </w:t>
      </w:r>
    </w:p>
    <w:p w:rsidR="00DD73ED" w:rsidRDefault="00DD73ED" w:rsidP="00DD73ED">
      <w:pPr>
        <w:jc w:val="both"/>
        <w:rPr>
          <w:rFonts w:cstheme="minorHAnsi"/>
        </w:rPr>
      </w:pPr>
      <w:r>
        <w:rPr>
          <w:noProof/>
        </w:rPr>
        <w:lastRenderedPageBreak/>
        <w:t>The result of this validation are shown next to the navigation buttons (</w:t>
      </w:r>
      <w:r>
        <w:rPr>
          <w:noProof/>
        </w:rPr>
        <w:drawing>
          <wp:inline distT="0" distB="0" distL="0" distR="0">
            <wp:extent cx="126984" cy="1269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ng"/>
                    <pic:cNvPicPr/>
                  </pic:nvPicPr>
                  <pic:blipFill>
                    <a:blip r:embed="rId11">
                      <a:extLst>
                        <a:ext uri="{28A0092B-C50C-407E-A947-70E740481C1C}">
                          <a14:useLocalDpi xmlns:a14="http://schemas.microsoft.com/office/drawing/2010/main" val="0"/>
                        </a:ext>
                      </a:extLst>
                    </a:blip>
                    <a:stretch>
                      <a:fillRect/>
                    </a:stretch>
                  </pic:blipFill>
                  <pic:spPr>
                    <a:xfrm>
                      <a:off x="0" y="0"/>
                      <a:ext cx="126984" cy="126984"/>
                    </a:xfrm>
                    <a:prstGeom prst="rect">
                      <a:avLst/>
                    </a:prstGeom>
                  </pic:spPr>
                </pic:pic>
              </a:graphicData>
            </a:graphic>
          </wp:inline>
        </w:drawing>
      </w:r>
      <w:r>
        <w:rPr>
          <w:noProof/>
        </w:rPr>
        <w:t xml:space="preserve"> if all fields are OK, </w:t>
      </w:r>
      <w:r>
        <w:rPr>
          <w:noProof/>
        </w:rPr>
        <w:drawing>
          <wp:inline distT="0" distB="0" distL="0" distR="0">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1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on warnings, </w:t>
      </w:r>
      <w:r>
        <w:rPr>
          <w:noProof/>
        </w:rPr>
        <w:drawing>
          <wp:inline distT="0" distB="0" distL="0" distR="0">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1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on errors). If errors are detected, </w:t>
      </w:r>
      <w:r w:rsidRPr="001E54F1">
        <w:rPr>
          <w:rFonts w:cstheme="minorHAnsi"/>
        </w:rPr>
        <w:t>the users will be shown an error dialog with more information on the validation rule that generated the error. Users will not be able to proceed with the conversion process until all errors are corrected.</w:t>
      </w:r>
    </w:p>
    <w:p w:rsidR="00DD73ED" w:rsidRDefault="00DD73ED" w:rsidP="00DD73ED">
      <w:pPr>
        <w:jc w:val="both"/>
        <w:rPr>
          <w:rFonts w:cstheme="minorHAnsi"/>
        </w:rPr>
      </w:pPr>
    </w:p>
    <w:p w:rsidR="00DD73ED" w:rsidRPr="001E54F1" w:rsidRDefault="00DD73ED" w:rsidP="00DD73ED">
      <w:pPr>
        <w:jc w:val="both"/>
        <w:rPr>
          <w:rFonts w:cstheme="minorHAnsi"/>
        </w:rPr>
      </w:pPr>
      <w:r>
        <w:rPr>
          <w:rFonts w:cstheme="minorHAnsi"/>
        </w:rPr>
        <w:t xml:space="preserve">PRIDE Converter 2 forms maintain a standard functionality scheme. </w:t>
      </w:r>
      <w:r w:rsidRPr="001E54F1">
        <w:rPr>
          <w:rFonts w:cstheme="minorHAnsi"/>
        </w:rPr>
        <w:t>Any field marked with a red asterisk (</w:t>
      </w:r>
      <w:r w:rsidRPr="001E54F1">
        <w:rPr>
          <w:rFonts w:cstheme="minorHAnsi"/>
          <w:color w:val="FF0000"/>
        </w:rPr>
        <w:t>*</w:t>
      </w:r>
      <w:r w:rsidRPr="001E54F1">
        <w:rPr>
          <w:rFonts w:cstheme="minorHAnsi"/>
        </w:rPr>
        <w:t xml:space="preserve">) is mandatory and the user cannot proceed to the next form until all mandatory fields are filled. </w:t>
      </w:r>
      <w:r>
        <w:rPr>
          <w:rFonts w:cstheme="minorHAnsi"/>
        </w:rPr>
        <w:t>T</w:t>
      </w:r>
      <w:r w:rsidRPr="001E54F1">
        <w:rPr>
          <w:rFonts w:cstheme="minorHAnsi"/>
        </w:rPr>
        <w:t xml:space="preserve">he </w:t>
      </w:r>
      <w:r>
        <w:rPr>
          <w:rFonts w:cstheme="minorHAnsi"/>
          <w:noProof/>
        </w:rPr>
        <w:drawing>
          <wp:inline distT="0" distB="0" distL="0" distR="0">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1E54F1">
        <w:rPr>
          <w:rFonts w:cstheme="minorHAnsi"/>
        </w:rPr>
        <w:t xml:space="preserve"> button can be used to add entries</w:t>
      </w:r>
      <w:r>
        <w:rPr>
          <w:rFonts w:cstheme="minorHAnsi"/>
        </w:rPr>
        <w:t>. W</w:t>
      </w:r>
      <w:r w:rsidRPr="001E54F1">
        <w:rPr>
          <w:rFonts w:cstheme="minorHAnsi"/>
        </w:rPr>
        <w:t xml:space="preserve">hen entries are selected from a table, the </w:t>
      </w:r>
      <w:r>
        <w:rPr>
          <w:rFonts w:cstheme="minorHAnsi"/>
          <w:noProof/>
        </w:rPr>
        <w:drawing>
          <wp:inline distT="0" distB="0" distL="0" distR="0">
            <wp:extent cx="152400" cy="15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1E54F1">
        <w:rPr>
          <w:rFonts w:cstheme="minorHAnsi"/>
        </w:rPr>
        <w:t>button can be used to edit those entries</w:t>
      </w:r>
      <w:r>
        <w:rPr>
          <w:rFonts w:cstheme="minorHAnsi"/>
        </w:rPr>
        <w:t xml:space="preserve"> and the </w:t>
      </w:r>
      <w:r>
        <w:rPr>
          <w:rFonts w:cstheme="minorHAnsi"/>
          <w:noProof/>
        </w:rPr>
        <w:drawing>
          <wp:inline distT="0" distB="0" distL="0" distR="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gif"/>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rPr>
        <w:t xml:space="preserve"> button can be used to delete them</w:t>
      </w:r>
      <w:r w:rsidRPr="001E54F1">
        <w:rPr>
          <w:rFonts w:cstheme="minorHAnsi"/>
        </w:rPr>
        <w:t>.</w:t>
      </w:r>
      <w:r>
        <w:rPr>
          <w:rFonts w:cstheme="minorHAnsi"/>
        </w:rPr>
        <w:t xml:space="preserve"> </w:t>
      </w:r>
    </w:p>
    <w:p w:rsidR="00122664" w:rsidRPr="001E54F1" w:rsidRDefault="00D50B74" w:rsidP="007B1718">
      <w:pPr>
        <w:pStyle w:val="Heading2"/>
        <w:jc w:val="both"/>
        <w:rPr>
          <w:rFonts w:asciiTheme="majorHAnsi" w:hAnsiTheme="majorHAnsi" w:cstheme="minorHAnsi"/>
        </w:rPr>
      </w:pPr>
      <w:bookmarkStart w:id="23" w:name="_Toc334779158"/>
      <w:r>
        <w:rPr>
          <w:rFonts w:asciiTheme="majorHAnsi" w:hAnsiTheme="majorHAnsi" w:cstheme="minorHAnsi"/>
        </w:rPr>
        <w:t>3</w:t>
      </w:r>
      <w:r w:rsidR="00D77222">
        <w:rPr>
          <w:rFonts w:asciiTheme="majorHAnsi" w:hAnsiTheme="majorHAnsi" w:cstheme="minorHAnsi"/>
        </w:rPr>
        <w:t xml:space="preserve">.1. </w:t>
      </w:r>
      <w:r w:rsidR="00122664" w:rsidRPr="001E54F1">
        <w:rPr>
          <w:rFonts w:asciiTheme="majorHAnsi" w:hAnsiTheme="majorHAnsi" w:cstheme="minorHAnsi"/>
        </w:rPr>
        <w:t>PRIDE Converter 2</w:t>
      </w:r>
      <w:bookmarkEnd w:id="23"/>
      <w:r w:rsidR="00C440E8">
        <w:rPr>
          <w:rFonts w:asciiTheme="majorHAnsi" w:hAnsiTheme="majorHAnsi" w:cstheme="minorHAnsi"/>
        </w:rPr>
        <w:t xml:space="preserve">  </w:t>
      </w:r>
    </w:p>
    <w:p w:rsidR="000768E7" w:rsidRDefault="000768E7" w:rsidP="007B1718">
      <w:pPr>
        <w:jc w:val="both"/>
        <w:rPr>
          <w:rFonts w:cstheme="minorHAnsi"/>
        </w:rPr>
      </w:pPr>
    </w:p>
    <w:p w:rsidR="001237D2" w:rsidRDefault="00845AC7" w:rsidP="007B1718">
      <w:pPr>
        <w:jc w:val="both"/>
        <w:rPr>
          <w:rFonts w:cstheme="minorHAnsi"/>
        </w:rPr>
      </w:pPr>
      <w:r w:rsidRPr="001E54F1">
        <w:rPr>
          <w:rFonts w:cstheme="minorHAnsi"/>
        </w:rPr>
        <w:t xml:space="preserve">When launched in GUI mode, </w:t>
      </w:r>
      <w:r w:rsidRPr="001E54F1">
        <w:rPr>
          <w:rFonts w:cstheme="minorHAnsi"/>
          <w:i/>
        </w:rPr>
        <w:t>PRIDE Converter 2</w:t>
      </w:r>
      <w:r w:rsidRPr="001E54F1">
        <w:rPr>
          <w:rFonts w:cstheme="minorHAnsi"/>
        </w:rPr>
        <w:t xml:space="preserve"> guides the user through a 12-step process to convert their search engine output files into well-annotated PRIDE XML files. </w:t>
      </w:r>
    </w:p>
    <w:p w:rsidR="001237D2" w:rsidRPr="001237D2" w:rsidRDefault="00D50B74" w:rsidP="007B1718">
      <w:pPr>
        <w:pStyle w:val="Heading3"/>
        <w:jc w:val="both"/>
        <w:rPr>
          <w:rFonts w:asciiTheme="majorHAnsi" w:hAnsiTheme="majorHAnsi"/>
        </w:rPr>
      </w:pPr>
      <w:bookmarkStart w:id="24" w:name="_Toc334779159"/>
      <w:r>
        <w:rPr>
          <w:rFonts w:asciiTheme="majorHAnsi" w:hAnsiTheme="majorHAnsi"/>
        </w:rPr>
        <w:t>3</w:t>
      </w:r>
      <w:r w:rsidR="00D77222">
        <w:rPr>
          <w:rFonts w:asciiTheme="majorHAnsi" w:hAnsiTheme="majorHAnsi"/>
        </w:rPr>
        <w:t>.</w:t>
      </w:r>
      <w:r w:rsidR="008D474E">
        <w:rPr>
          <w:rFonts w:asciiTheme="majorHAnsi" w:hAnsiTheme="majorHAnsi"/>
        </w:rPr>
        <w:t>1.1.</w:t>
      </w:r>
      <w:r w:rsidR="00D77222">
        <w:rPr>
          <w:rFonts w:asciiTheme="majorHAnsi" w:hAnsiTheme="majorHAnsi"/>
        </w:rPr>
        <w:t xml:space="preserve"> </w:t>
      </w:r>
      <w:r w:rsidR="001237D2" w:rsidRPr="001237D2">
        <w:rPr>
          <w:rFonts w:asciiTheme="majorHAnsi" w:hAnsiTheme="majorHAnsi"/>
        </w:rPr>
        <w:t>Format Selection</w:t>
      </w:r>
      <w:bookmarkEnd w:id="24"/>
      <w:r w:rsidR="00C440E8">
        <w:rPr>
          <w:rFonts w:asciiTheme="majorHAnsi" w:hAnsiTheme="majorHAnsi"/>
        </w:rPr>
        <w:t xml:space="preserve">  </w:t>
      </w:r>
    </w:p>
    <w:p w:rsidR="000768E7" w:rsidRDefault="000768E7" w:rsidP="007B1718">
      <w:pPr>
        <w:jc w:val="both"/>
        <w:rPr>
          <w:rFonts w:cstheme="minorHAnsi"/>
        </w:rPr>
      </w:pPr>
    </w:p>
    <w:p w:rsidR="00845AC7" w:rsidRPr="001E54F1" w:rsidRDefault="00845AC7" w:rsidP="007B1718">
      <w:pPr>
        <w:jc w:val="both"/>
        <w:rPr>
          <w:rFonts w:cstheme="minorHAnsi"/>
        </w:rPr>
      </w:pPr>
      <w:r w:rsidRPr="001E54F1">
        <w:rPr>
          <w:rFonts w:cstheme="minorHAnsi"/>
        </w:rPr>
        <w:t>Input format selection is the first choice that the user must make. When selecting a format, the user will be given information on the exact file type(s) required, as well as links to the vendor and/or format specification documentation</w:t>
      </w:r>
      <w:r w:rsidR="007C2C7A" w:rsidRPr="001E54F1">
        <w:rPr>
          <w:rFonts w:cstheme="minorHAnsi"/>
        </w:rPr>
        <w:t xml:space="preserve"> (Figure </w:t>
      </w:r>
      <w:r w:rsidR="00CB178F">
        <w:rPr>
          <w:rFonts w:cstheme="minorHAnsi"/>
        </w:rPr>
        <w:t>4</w:t>
      </w:r>
      <w:r w:rsidR="007C2C7A" w:rsidRPr="001E54F1">
        <w:rPr>
          <w:rFonts w:cstheme="minorHAnsi"/>
        </w:rPr>
        <w:t>)</w:t>
      </w:r>
      <w:r w:rsidRPr="001E54F1">
        <w:rPr>
          <w:rFonts w:cstheme="minorHAnsi"/>
        </w:rPr>
        <w:t>.</w:t>
      </w:r>
      <w:r w:rsidR="00CB178F">
        <w:rPr>
          <w:rFonts w:cstheme="minorHAnsi"/>
        </w:rPr>
        <w:t xml:space="preserve"> </w:t>
      </w:r>
      <w:r w:rsidR="00FE1887" w:rsidRPr="001E54F1">
        <w:rPr>
          <w:rFonts w:cstheme="minorHAnsi"/>
        </w:rPr>
        <w:t>Please note that Mascot conversion is not available on the Mac OS platform, due to limitations imposed by the Mascot API itself.</w:t>
      </w:r>
      <w:r w:rsidR="00CC7250">
        <w:rPr>
          <w:rFonts w:cstheme="minorHAnsi"/>
        </w:rPr>
        <w:t xml:space="preserve"> Please refer to Table 1 for the supported formats in </w:t>
      </w:r>
      <w:r w:rsidR="00CC7250" w:rsidRPr="00164328">
        <w:rPr>
          <w:rFonts w:cstheme="minorHAnsi"/>
          <w:i/>
        </w:rPr>
        <w:t>PRIDE Converter 2</w:t>
      </w:r>
      <w:r w:rsidR="00CC7250">
        <w:rPr>
          <w:rFonts w:cstheme="minorHAnsi"/>
        </w:rPr>
        <w:t>.</w:t>
      </w:r>
    </w:p>
    <w:p w:rsidR="000E3677" w:rsidRPr="001E54F1" w:rsidRDefault="000E3677" w:rsidP="007B1718">
      <w:pPr>
        <w:jc w:val="both"/>
        <w:rPr>
          <w:rFonts w:cstheme="minorHAnsi"/>
        </w:rPr>
      </w:pPr>
    </w:p>
    <w:p w:rsidR="005D7CF7"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CB178F" w:rsidRDefault="00CB178F" w:rsidP="004807EC">
      <w:pPr>
        <w:jc w:val="center"/>
        <w:rPr>
          <w:rFonts w:cstheme="minorHAnsi"/>
        </w:rPr>
      </w:pPr>
      <w:r w:rsidRPr="00164328">
        <w:rPr>
          <w:rFonts w:cstheme="minorHAnsi"/>
          <w:b/>
        </w:rPr>
        <w:t>Figure 4</w:t>
      </w:r>
      <w:r>
        <w:rPr>
          <w:rFonts w:cstheme="minorHAnsi"/>
        </w:rPr>
        <w:t xml:space="preserve"> – </w:t>
      </w:r>
      <w:r w:rsidRPr="00164328">
        <w:rPr>
          <w:rFonts w:cstheme="minorHAnsi"/>
          <w:i/>
        </w:rPr>
        <w:t>PRIDE Converter 2</w:t>
      </w:r>
      <w:r>
        <w:rPr>
          <w:rFonts w:cstheme="minorHAnsi"/>
        </w:rPr>
        <w:t xml:space="preserve"> Format Selection form</w:t>
      </w:r>
    </w:p>
    <w:p w:rsidR="003B5EBE" w:rsidRDefault="003B5EB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3B5EBE" w:rsidRDefault="003B5EBE" w:rsidP="00164328">
      <w:pPr>
        <w:ind w:firstLine="720"/>
        <w:rPr>
          <w:rFonts w:cstheme="minorHAnsi"/>
          <w:b/>
        </w:rPr>
      </w:pPr>
    </w:p>
    <w:p w:rsidR="00B4253A" w:rsidRPr="001E54F1" w:rsidRDefault="00B4253A" w:rsidP="003B5EBE">
      <w:pPr>
        <w:ind w:left="720" w:firstLine="720"/>
        <w:rPr>
          <w:rFonts w:cstheme="minorHAnsi"/>
        </w:rPr>
      </w:pPr>
      <w:r w:rsidRPr="00BD45EE">
        <w:rPr>
          <w:rFonts w:cstheme="minorHAnsi"/>
          <w:b/>
        </w:rPr>
        <w:lastRenderedPageBreak/>
        <w:t xml:space="preserve">Table </w:t>
      </w:r>
      <w:r>
        <w:rPr>
          <w:rFonts w:cstheme="minorHAnsi"/>
          <w:b/>
        </w:rPr>
        <w:t>1</w:t>
      </w:r>
      <w:r w:rsidRPr="00BD45EE">
        <w:rPr>
          <w:rFonts w:cstheme="minorHAnsi"/>
          <w:b/>
        </w:rPr>
        <w:t>.</w:t>
      </w:r>
      <w:r>
        <w:rPr>
          <w:rFonts w:cstheme="minorHAnsi"/>
        </w:rPr>
        <w:t xml:space="preserve"> Supported Formats in </w:t>
      </w:r>
      <w:r w:rsidRPr="00BD45EE">
        <w:rPr>
          <w:rFonts w:cstheme="minorHAnsi"/>
          <w:i/>
        </w:rPr>
        <w:t>PRIDE Converter 2</w:t>
      </w:r>
      <w:r>
        <w:rPr>
          <w:rFonts w:cstheme="minorHAnsi"/>
        </w:rPr>
        <w:t>.</w:t>
      </w:r>
    </w:p>
    <w:tbl>
      <w:tblPr>
        <w:tblW w:w="0" w:type="auto"/>
        <w:jc w:val="center"/>
        <w:tblLook w:val="04A0" w:firstRow="1" w:lastRow="0" w:firstColumn="1" w:lastColumn="0" w:noHBand="0" w:noVBand="1"/>
      </w:tblPr>
      <w:tblGrid>
        <w:gridCol w:w="2487"/>
        <w:gridCol w:w="1560"/>
        <w:gridCol w:w="3149"/>
      </w:tblGrid>
      <w:tr w:rsidR="00CC7250">
        <w:trPr>
          <w:jc w:val="center"/>
        </w:trPr>
        <w:tc>
          <w:tcPr>
            <w:tcW w:w="2487" w:type="dxa"/>
            <w:shd w:val="clear" w:color="auto" w:fill="1F497D" w:themeFill="text2"/>
          </w:tcPr>
          <w:p w:rsidR="00CC7250" w:rsidRPr="00E13D82" w:rsidRDefault="00CC7250" w:rsidP="00CC7250">
            <w:pPr>
              <w:rPr>
                <w:rFonts w:cstheme="minorHAnsi"/>
                <w:b/>
                <w:color w:val="FFFFFF" w:themeColor="background1"/>
              </w:rPr>
            </w:pPr>
            <w:r w:rsidRPr="00E13D82">
              <w:rPr>
                <w:rFonts w:cstheme="minorHAnsi"/>
                <w:b/>
                <w:color w:val="FFFFFF" w:themeColor="background1"/>
              </w:rPr>
              <w:t>Format Name</w:t>
            </w:r>
          </w:p>
        </w:tc>
        <w:tc>
          <w:tcPr>
            <w:tcW w:w="1560" w:type="dxa"/>
            <w:shd w:val="clear" w:color="auto" w:fill="1F497D" w:themeFill="text2"/>
          </w:tcPr>
          <w:p w:rsidR="00CC7250" w:rsidRPr="00E13D82" w:rsidRDefault="00CC7250" w:rsidP="00CC7250">
            <w:pPr>
              <w:ind w:firstLine="0"/>
              <w:jc w:val="center"/>
              <w:rPr>
                <w:rFonts w:cstheme="minorHAnsi"/>
                <w:b/>
                <w:color w:val="FFFFFF" w:themeColor="background1"/>
              </w:rPr>
            </w:pPr>
            <w:r w:rsidRPr="00E13D82">
              <w:rPr>
                <w:rFonts w:cstheme="minorHAnsi"/>
                <w:b/>
                <w:color w:val="FFFFFF" w:themeColor="background1"/>
              </w:rPr>
              <w:t>File Type</w:t>
            </w:r>
          </w:p>
        </w:tc>
        <w:tc>
          <w:tcPr>
            <w:tcW w:w="3149" w:type="dxa"/>
            <w:shd w:val="clear" w:color="auto" w:fill="1F497D" w:themeFill="text2"/>
          </w:tcPr>
          <w:p w:rsidR="00CC7250" w:rsidRPr="00E13D82" w:rsidRDefault="00CC7250" w:rsidP="00CC7250">
            <w:pPr>
              <w:ind w:firstLine="0"/>
              <w:rPr>
                <w:rFonts w:cstheme="minorHAnsi"/>
                <w:b/>
                <w:color w:val="FFFFFF" w:themeColor="background1"/>
              </w:rPr>
            </w:pPr>
            <w:r w:rsidRPr="00E13D82">
              <w:rPr>
                <w:rFonts w:cstheme="minorHAnsi"/>
                <w:b/>
                <w:color w:val="FFFFFF" w:themeColor="background1"/>
              </w:rPr>
              <w:t>Data Content</w:t>
            </w:r>
          </w:p>
        </w:tc>
      </w:tr>
      <w:tr w:rsidR="00CC7250">
        <w:trPr>
          <w:jc w:val="center"/>
        </w:trPr>
        <w:tc>
          <w:tcPr>
            <w:tcW w:w="2487" w:type="dxa"/>
          </w:tcPr>
          <w:p w:rsidR="00CC7250" w:rsidRDefault="00CC7250" w:rsidP="00CC7250">
            <w:pPr>
              <w:ind w:firstLine="0"/>
              <w:rPr>
                <w:rFonts w:cstheme="minorHAnsi"/>
              </w:rPr>
            </w:pPr>
            <w:r>
              <w:rPr>
                <w:rFonts w:cstheme="minorHAnsi"/>
              </w:rPr>
              <w:t>Mascot</w:t>
            </w:r>
          </w:p>
        </w:tc>
        <w:tc>
          <w:tcPr>
            <w:tcW w:w="1560" w:type="dxa"/>
          </w:tcPr>
          <w:p w:rsidR="00CC7250" w:rsidRDefault="00CC7250" w:rsidP="00CC7250">
            <w:pPr>
              <w:ind w:firstLine="0"/>
              <w:jc w:val="center"/>
              <w:rPr>
                <w:rFonts w:cstheme="minorHAnsi"/>
              </w:rPr>
            </w:pPr>
            <w:r>
              <w:rPr>
                <w:rFonts w:cstheme="minorHAnsi"/>
              </w:rPr>
              <w:t>.dat</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mzIdentML</w:t>
            </w:r>
          </w:p>
        </w:tc>
        <w:tc>
          <w:tcPr>
            <w:tcW w:w="1560" w:type="dxa"/>
          </w:tcPr>
          <w:p w:rsidR="00CC7250" w:rsidRDefault="00CC7250" w:rsidP="00CC7250">
            <w:pPr>
              <w:ind w:firstLine="0"/>
              <w:jc w:val="center"/>
              <w:rPr>
                <w:rFonts w:cstheme="minorHAnsi"/>
              </w:rPr>
            </w:pPr>
            <w:r>
              <w:rPr>
                <w:rFonts w:cstheme="minorHAnsi"/>
              </w:rPr>
              <w:t>.xml</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X!Tandem</w:t>
            </w:r>
          </w:p>
        </w:tc>
        <w:tc>
          <w:tcPr>
            <w:tcW w:w="1560" w:type="dxa"/>
          </w:tcPr>
          <w:p w:rsidR="00CC7250" w:rsidRDefault="00CC7250" w:rsidP="00CC7250">
            <w:pPr>
              <w:ind w:firstLine="0"/>
              <w:jc w:val="center"/>
              <w:rPr>
                <w:rFonts w:cstheme="minorHAnsi"/>
              </w:rPr>
            </w:pPr>
            <w:r>
              <w:rPr>
                <w:rFonts w:cstheme="minorHAnsi"/>
              </w:rPr>
              <w:t>.xml</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OMSSA</w:t>
            </w:r>
          </w:p>
        </w:tc>
        <w:tc>
          <w:tcPr>
            <w:tcW w:w="1560" w:type="dxa"/>
          </w:tcPr>
          <w:p w:rsidR="00CC7250" w:rsidRDefault="00CC7250" w:rsidP="00CC7250">
            <w:pPr>
              <w:ind w:firstLine="0"/>
              <w:jc w:val="center"/>
              <w:rPr>
                <w:rFonts w:cstheme="minorHAnsi"/>
              </w:rPr>
            </w:pPr>
            <w:r>
              <w:rPr>
                <w:rFonts w:cstheme="minorHAnsi"/>
              </w:rPr>
              <w:t>.csv</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SpectraST</w:t>
            </w:r>
          </w:p>
        </w:tc>
        <w:tc>
          <w:tcPr>
            <w:tcW w:w="1560" w:type="dxa"/>
          </w:tcPr>
          <w:p w:rsidR="00CC7250" w:rsidRDefault="00CC7250" w:rsidP="00CC7250">
            <w:pPr>
              <w:ind w:firstLine="0"/>
              <w:jc w:val="center"/>
              <w:rPr>
                <w:rFonts w:cstheme="minorHAnsi"/>
              </w:rPr>
            </w:pPr>
            <w:r>
              <w:rPr>
                <w:rFonts w:cstheme="minorHAnsi"/>
              </w:rPr>
              <w:t>.txt</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CRUX</w:t>
            </w:r>
          </w:p>
        </w:tc>
        <w:tc>
          <w:tcPr>
            <w:tcW w:w="1560" w:type="dxa"/>
          </w:tcPr>
          <w:p w:rsidR="00CC7250" w:rsidRDefault="00CC7250" w:rsidP="00CC7250">
            <w:pPr>
              <w:ind w:firstLine="0"/>
              <w:jc w:val="center"/>
              <w:rPr>
                <w:rFonts w:cstheme="minorHAnsi"/>
              </w:rPr>
            </w:pPr>
            <w:r>
              <w:rPr>
                <w:rFonts w:cstheme="minorHAnsi"/>
              </w:rPr>
              <w:t>.txt</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MSGF</w:t>
            </w:r>
          </w:p>
        </w:tc>
        <w:tc>
          <w:tcPr>
            <w:tcW w:w="1560" w:type="dxa"/>
          </w:tcPr>
          <w:p w:rsidR="00CC7250" w:rsidRDefault="00CC7250" w:rsidP="00CC7250">
            <w:pPr>
              <w:ind w:firstLine="0"/>
              <w:jc w:val="center"/>
              <w:rPr>
                <w:rFonts w:cstheme="minorHAnsi"/>
              </w:rPr>
            </w:pPr>
            <w:r>
              <w:rPr>
                <w:rFonts w:cstheme="minorHAnsi"/>
              </w:rPr>
              <w:t>.txt</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Proteome Discoverer</w:t>
            </w:r>
          </w:p>
        </w:tc>
        <w:tc>
          <w:tcPr>
            <w:tcW w:w="1560" w:type="dxa"/>
          </w:tcPr>
          <w:p w:rsidR="00CC7250" w:rsidRPr="0044276D" w:rsidRDefault="00CC7250" w:rsidP="00CC7250">
            <w:pPr>
              <w:ind w:firstLine="0"/>
              <w:jc w:val="center"/>
              <w:rPr>
                <w:rFonts w:cstheme="minorHAnsi"/>
              </w:rPr>
            </w:pPr>
            <w:r w:rsidRPr="0044276D">
              <w:rPr>
                <w:rFonts w:cstheme="minorHAnsi"/>
              </w:rPr>
              <w:t>.msf</w:t>
            </w:r>
          </w:p>
        </w:tc>
        <w:tc>
          <w:tcPr>
            <w:tcW w:w="3149" w:type="dxa"/>
          </w:tcPr>
          <w:p w:rsidR="00CC7250" w:rsidRPr="0044276D" w:rsidRDefault="00CC7250" w:rsidP="00CC7250">
            <w:pPr>
              <w:ind w:firstLine="0"/>
              <w:jc w:val="both"/>
              <w:rPr>
                <w:rFonts w:cstheme="minorHAnsi"/>
              </w:rPr>
            </w:pPr>
            <w:r w:rsidRPr="0044276D">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mzML</w:t>
            </w:r>
          </w:p>
        </w:tc>
        <w:tc>
          <w:tcPr>
            <w:tcW w:w="1560" w:type="dxa"/>
          </w:tcPr>
          <w:p w:rsidR="00CC7250" w:rsidRPr="0044276D" w:rsidRDefault="00CC7250" w:rsidP="00CC7250">
            <w:pPr>
              <w:ind w:firstLine="0"/>
              <w:jc w:val="center"/>
              <w:rPr>
                <w:rFonts w:cstheme="minorHAnsi"/>
              </w:rPr>
            </w:pPr>
            <w:r>
              <w:rPr>
                <w:rFonts w:cstheme="minorHAnsi"/>
              </w:rPr>
              <w:t>.xml</w:t>
            </w:r>
          </w:p>
        </w:tc>
        <w:tc>
          <w:tcPr>
            <w:tcW w:w="3149" w:type="dxa"/>
          </w:tcPr>
          <w:p w:rsidR="00CC7250" w:rsidRPr="0044276D" w:rsidRDefault="00CC7250" w:rsidP="00CC7250">
            <w:pPr>
              <w:ind w:firstLine="0"/>
              <w:jc w:val="both"/>
              <w:rPr>
                <w:rFonts w:cstheme="minorHAnsi"/>
              </w:rPr>
            </w:pPr>
            <w:r>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DTA</w:t>
            </w:r>
          </w:p>
        </w:tc>
        <w:tc>
          <w:tcPr>
            <w:tcW w:w="1560" w:type="dxa"/>
          </w:tcPr>
          <w:p w:rsidR="00CC7250" w:rsidRPr="0044276D" w:rsidRDefault="00CC7250" w:rsidP="00CC7250">
            <w:pPr>
              <w:ind w:firstLine="0"/>
              <w:jc w:val="center"/>
              <w:rPr>
                <w:rFonts w:cstheme="minorHAnsi"/>
              </w:rPr>
            </w:pPr>
            <w:r w:rsidRPr="0044276D">
              <w:rPr>
                <w:rFonts w:cstheme="minorHAnsi"/>
              </w:rPr>
              <w:t>.dta</w:t>
            </w:r>
          </w:p>
        </w:tc>
        <w:tc>
          <w:tcPr>
            <w:tcW w:w="3149" w:type="dxa"/>
          </w:tcPr>
          <w:p w:rsidR="00CC7250" w:rsidRPr="001E0646" w:rsidRDefault="00CC7250" w:rsidP="00CC7250">
            <w:pPr>
              <w:ind w:firstLine="0"/>
              <w:jc w:val="both"/>
              <w:rPr>
                <w:rFonts w:cstheme="minorHAnsi"/>
              </w:rPr>
            </w:pPr>
            <w:r w:rsidRPr="001E0646">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MGF</w:t>
            </w:r>
          </w:p>
        </w:tc>
        <w:tc>
          <w:tcPr>
            <w:tcW w:w="1560" w:type="dxa"/>
          </w:tcPr>
          <w:p w:rsidR="00CC7250" w:rsidRDefault="00CC7250" w:rsidP="00CC7250">
            <w:pPr>
              <w:ind w:firstLine="0"/>
              <w:jc w:val="center"/>
              <w:rPr>
                <w:rFonts w:cstheme="minorHAnsi"/>
              </w:rPr>
            </w:pPr>
            <w:r>
              <w:rPr>
                <w:rFonts w:cstheme="minorHAnsi"/>
              </w:rPr>
              <w:t>.mgf</w:t>
            </w:r>
          </w:p>
        </w:tc>
        <w:tc>
          <w:tcPr>
            <w:tcW w:w="3149" w:type="dxa"/>
          </w:tcPr>
          <w:p w:rsidR="00CC7250" w:rsidRDefault="00CC7250" w:rsidP="00CC7250">
            <w:pPr>
              <w:ind w:firstLine="0"/>
              <w:jc w:val="both"/>
              <w:rPr>
                <w:rFonts w:cstheme="minorHAnsi"/>
              </w:rPr>
            </w:pPr>
            <w:r>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mzData</w:t>
            </w:r>
          </w:p>
        </w:tc>
        <w:tc>
          <w:tcPr>
            <w:tcW w:w="1560" w:type="dxa"/>
          </w:tcPr>
          <w:p w:rsidR="00CC7250" w:rsidRDefault="00CC7250" w:rsidP="00CC7250">
            <w:pPr>
              <w:ind w:firstLine="0"/>
              <w:jc w:val="center"/>
              <w:rPr>
                <w:rFonts w:cstheme="minorHAnsi"/>
              </w:rPr>
            </w:pPr>
            <w:r>
              <w:rPr>
                <w:rFonts w:cstheme="minorHAnsi"/>
              </w:rPr>
              <w:t>.xml</w:t>
            </w:r>
          </w:p>
        </w:tc>
        <w:tc>
          <w:tcPr>
            <w:tcW w:w="3149" w:type="dxa"/>
          </w:tcPr>
          <w:p w:rsidR="00CC7250" w:rsidRDefault="00CC7250" w:rsidP="00CC7250">
            <w:pPr>
              <w:ind w:firstLine="0"/>
              <w:jc w:val="both"/>
              <w:rPr>
                <w:rFonts w:cstheme="minorHAnsi"/>
              </w:rPr>
            </w:pPr>
            <w:r>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mzXML</w:t>
            </w:r>
          </w:p>
        </w:tc>
        <w:tc>
          <w:tcPr>
            <w:tcW w:w="1560" w:type="dxa"/>
          </w:tcPr>
          <w:p w:rsidR="00CC7250" w:rsidRDefault="00CC7250" w:rsidP="00CC7250">
            <w:pPr>
              <w:ind w:firstLine="0"/>
              <w:jc w:val="center"/>
              <w:rPr>
                <w:rFonts w:cstheme="minorHAnsi"/>
              </w:rPr>
            </w:pPr>
            <w:r>
              <w:rPr>
                <w:rFonts w:cstheme="minorHAnsi"/>
              </w:rPr>
              <w:t>.xml</w:t>
            </w:r>
          </w:p>
        </w:tc>
        <w:tc>
          <w:tcPr>
            <w:tcW w:w="3149" w:type="dxa"/>
          </w:tcPr>
          <w:p w:rsidR="00CC7250" w:rsidRDefault="00CC7250" w:rsidP="00CC7250">
            <w:pPr>
              <w:ind w:firstLine="0"/>
              <w:jc w:val="both"/>
              <w:rPr>
                <w:rFonts w:cstheme="minorHAnsi"/>
              </w:rPr>
            </w:pPr>
            <w:r>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PKL</w:t>
            </w:r>
          </w:p>
        </w:tc>
        <w:tc>
          <w:tcPr>
            <w:tcW w:w="1560" w:type="dxa"/>
          </w:tcPr>
          <w:p w:rsidR="00CC7250" w:rsidRDefault="00CC7250" w:rsidP="00CC7250">
            <w:pPr>
              <w:ind w:firstLine="0"/>
              <w:jc w:val="center"/>
              <w:rPr>
                <w:rFonts w:cstheme="minorHAnsi"/>
              </w:rPr>
            </w:pPr>
            <w:r>
              <w:rPr>
                <w:rFonts w:cstheme="minorHAnsi"/>
              </w:rPr>
              <w:t>.pkl</w:t>
            </w:r>
          </w:p>
        </w:tc>
        <w:tc>
          <w:tcPr>
            <w:tcW w:w="3149" w:type="dxa"/>
          </w:tcPr>
          <w:p w:rsidR="00CC7250" w:rsidRDefault="00CC7250" w:rsidP="00CC7250">
            <w:pPr>
              <w:ind w:firstLine="0"/>
              <w:jc w:val="both"/>
              <w:rPr>
                <w:rFonts w:cstheme="minorHAnsi"/>
              </w:rPr>
            </w:pPr>
            <w:r>
              <w:rPr>
                <w:rFonts w:cstheme="minorHAnsi"/>
              </w:rPr>
              <w:t>Spectra Only</w:t>
            </w:r>
          </w:p>
        </w:tc>
      </w:tr>
    </w:tbl>
    <w:p w:rsidR="001237D2" w:rsidRPr="001237D2" w:rsidRDefault="00D50B74" w:rsidP="001237D2">
      <w:pPr>
        <w:pStyle w:val="Heading3"/>
        <w:rPr>
          <w:rFonts w:asciiTheme="majorHAnsi" w:hAnsiTheme="majorHAnsi"/>
        </w:rPr>
      </w:pPr>
      <w:bookmarkStart w:id="25" w:name="_Toc334779160"/>
      <w:r>
        <w:rPr>
          <w:rFonts w:asciiTheme="majorHAnsi" w:hAnsiTheme="majorHAnsi"/>
        </w:rPr>
        <w:t>3</w:t>
      </w:r>
      <w:r w:rsidR="008D474E">
        <w:rPr>
          <w:rFonts w:asciiTheme="majorHAnsi" w:hAnsiTheme="majorHAnsi"/>
        </w:rPr>
        <w:t>.1.2.</w:t>
      </w:r>
      <w:r w:rsidR="00807C07">
        <w:rPr>
          <w:rFonts w:asciiTheme="majorHAnsi" w:hAnsiTheme="majorHAnsi"/>
        </w:rPr>
        <w:t xml:space="preserve"> </w:t>
      </w:r>
      <w:r w:rsidR="001237D2" w:rsidRPr="001237D2">
        <w:rPr>
          <w:rFonts w:asciiTheme="majorHAnsi" w:hAnsiTheme="majorHAnsi"/>
        </w:rPr>
        <w:t>File Selection</w:t>
      </w:r>
      <w:bookmarkEnd w:id="25"/>
      <w:r w:rsidR="00C440E8">
        <w:rPr>
          <w:rFonts w:asciiTheme="majorHAnsi" w:hAnsiTheme="majorHAnsi"/>
        </w:rPr>
        <w:t xml:space="preserve">  </w:t>
      </w:r>
    </w:p>
    <w:p w:rsidR="000768E7" w:rsidRDefault="000768E7" w:rsidP="00603AA0">
      <w:pPr>
        <w:jc w:val="both"/>
        <w:rPr>
          <w:rFonts w:cstheme="minorHAnsi"/>
        </w:rPr>
      </w:pPr>
    </w:p>
    <w:p w:rsidR="00F36E9D" w:rsidRDefault="00845AC7" w:rsidP="00603AA0">
      <w:pPr>
        <w:jc w:val="both"/>
        <w:rPr>
          <w:rFonts w:cstheme="minorHAnsi"/>
        </w:rPr>
      </w:pPr>
      <w:r w:rsidRPr="001E54F1">
        <w:rPr>
          <w:rFonts w:cstheme="minorHAnsi"/>
        </w:rPr>
        <w:t xml:space="preserve">The next form is for file selection and setting </w:t>
      </w:r>
      <w:r w:rsidRPr="00720AB6">
        <w:rPr>
          <w:rFonts w:cstheme="minorHAnsi"/>
          <w:i/>
        </w:rPr>
        <w:t xml:space="preserve">DAO </w:t>
      </w:r>
      <w:r w:rsidRPr="001E54F1">
        <w:rPr>
          <w:rFonts w:cstheme="minorHAnsi"/>
        </w:rPr>
        <w:t xml:space="preserve">options, if </w:t>
      </w:r>
      <w:r w:rsidR="007B1718">
        <w:rPr>
          <w:rFonts w:cstheme="minorHAnsi"/>
        </w:rPr>
        <w:t>applicable</w:t>
      </w:r>
      <w:r w:rsidR="00CC7250">
        <w:rPr>
          <w:rFonts w:cstheme="minorHAnsi"/>
        </w:rPr>
        <w:t xml:space="preserve"> (Figure 5)</w:t>
      </w:r>
      <w:r w:rsidRPr="001E54F1">
        <w:rPr>
          <w:rFonts w:cstheme="minorHAnsi"/>
        </w:rPr>
        <w:t xml:space="preserve">. Each format-specific </w:t>
      </w:r>
      <w:r w:rsidRPr="00720AB6">
        <w:rPr>
          <w:rFonts w:cstheme="minorHAnsi"/>
          <w:i/>
        </w:rPr>
        <w:t>DAO</w:t>
      </w:r>
      <w:r w:rsidRPr="001E54F1">
        <w:rPr>
          <w:rFonts w:cstheme="minorHAnsi"/>
        </w:rPr>
        <w:t xml:space="preserve"> can ha</w:t>
      </w:r>
      <w:r w:rsidR="00CC7250">
        <w:rPr>
          <w:rFonts w:cstheme="minorHAnsi"/>
        </w:rPr>
        <w:t>ve</w:t>
      </w:r>
      <w:r w:rsidRPr="001E54F1">
        <w:rPr>
          <w:rFonts w:cstheme="minorHAnsi"/>
        </w:rPr>
        <w:t xml:space="preserve"> one or several custom options that can be set through the GUI</w:t>
      </w:r>
      <w:r w:rsidR="00CC7250">
        <w:rPr>
          <w:rFonts w:cstheme="minorHAnsi"/>
        </w:rPr>
        <w:t xml:space="preserve"> (for example, the Mascot </w:t>
      </w:r>
      <w:r w:rsidR="00CC7250" w:rsidRPr="00720AB6">
        <w:rPr>
          <w:rFonts w:cstheme="minorHAnsi"/>
          <w:i/>
        </w:rPr>
        <w:t>DAO</w:t>
      </w:r>
      <w:r w:rsidR="00CC7250">
        <w:rPr>
          <w:rFonts w:cstheme="minorHAnsi"/>
        </w:rPr>
        <w:t>, as shown in Figure 5)</w:t>
      </w:r>
      <w:r w:rsidRPr="001E54F1">
        <w:rPr>
          <w:rFonts w:cstheme="minorHAnsi"/>
        </w:rPr>
        <w:t xml:space="preserve">. Sensible default options are always provided and only the basic required options are shown by default. Power users have the option to show all available options (if applicable) and those options will be stored in the report file such that the user can always review how the conversion process was configured. Tool tips will provide a description of the options and sensible/default values. </w:t>
      </w:r>
      <w:r w:rsidR="00F36E9D">
        <w:rPr>
          <w:rFonts w:cstheme="minorHAnsi"/>
        </w:rPr>
        <w:t xml:space="preserve">Currently, only the </w:t>
      </w:r>
      <w:proofErr w:type="spellStart"/>
      <w:r w:rsidR="00F36E9D">
        <w:rPr>
          <w:rFonts w:cstheme="minorHAnsi"/>
        </w:rPr>
        <w:t>peaklist</w:t>
      </w:r>
      <w:proofErr w:type="spellEnd"/>
      <w:r w:rsidR="00F36E9D">
        <w:rPr>
          <w:rFonts w:cstheme="minorHAnsi"/>
        </w:rPr>
        <w:t xml:space="preserve">-only </w:t>
      </w:r>
      <w:r w:rsidR="00F36E9D" w:rsidRPr="00720AB6">
        <w:rPr>
          <w:rFonts w:cstheme="minorHAnsi"/>
          <w:i/>
        </w:rPr>
        <w:t>DAO</w:t>
      </w:r>
      <w:r w:rsidR="00F36E9D">
        <w:rPr>
          <w:rFonts w:cstheme="minorHAnsi"/>
        </w:rPr>
        <w:t>s do not have any options.</w:t>
      </w:r>
    </w:p>
    <w:p w:rsidR="00F36E9D" w:rsidRDefault="00F36E9D" w:rsidP="00603AA0">
      <w:pPr>
        <w:jc w:val="both"/>
        <w:rPr>
          <w:rFonts w:cstheme="minorHAnsi"/>
        </w:rPr>
      </w:pPr>
    </w:p>
    <w:p w:rsidR="00602371" w:rsidRDefault="00602371" w:rsidP="00603AA0">
      <w:pPr>
        <w:jc w:val="both"/>
        <w:rPr>
          <w:rFonts w:cstheme="minorHAnsi"/>
        </w:rPr>
      </w:pPr>
      <w:r>
        <w:rPr>
          <w:rFonts w:cstheme="minorHAnsi"/>
        </w:rPr>
        <w:t>Some MS search result file formats link to spectra that are kept in external files (X</w:t>
      </w:r>
      <w:proofErr w:type="gramStart"/>
      <w:r>
        <w:rPr>
          <w:rFonts w:cstheme="minorHAnsi"/>
        </w:rPr>
        <w:t>!Tandem</w:t>
      </w:r>
      <w:proofErr w:type="gramEnd"/>
      <w:r>
        <w:rPr>
          <w:rFonts w:cstheme="minorHAnsi"/>
        </w:rPr>
        <w:t xml:space="preserve">, mzIdentML and CRUX for example). For those </w:t>
      </w:r>
      <w:r w:rsidRPr="00720AB6">
        <w:rPr>
          <w:rFonts w:cstheme="minorHAnsi"/>
          <w:i/>
        </w:rPr>
        <w:t>DAO</w:t>
      </w:r>
      <w:r>
        <w:rPr>
          <w:rFonts w:cstheme="minorHAnsi"/>
        </w:rPr>
        <w:t xml:space="preserve">s, the user has the possibility to select a file containing the spectra to include in the conversion process. For the </w:t>
      </w:r>
      <w:r w:rsidRPr="00720AB6">
        <w:rPr>
          <w:rFonts w:cstheme="minorHAnsi"/>
          <w:i/>
        </w:rPr>
        <w:t>DAO</w:t>
      </w:r>
      <w:r>
        <w:rPr>
          <w:rFonts w:cstheme="minorHAnsi"/>
        </w:rPr>
        <w:t>s where externally-linked spectra are not applicable, the option to select spectra files is disabled.</w:t>
      </w:r>
    </w:p>
    <w:p w:rsidR="00602371" w:rsidRDefault="00602371" w:rsidP="00603AA0">
      <w:pPr>
        <w:jc w:val="both"/>
        <w:rPr>
          <w:rFonts w:cstheme="minorHAnsi"/>
        </w:rPr>
      </w:pPr>
    </w:p>
    <w:p w:rsidR="00845AC7" w:rsidRDefault="00845AC7" w:rsidP="00603AA0">
      <w:pPr>
        <w:jc w:val="both"/>
        <w:rPr>
          <w:rFonts w:cstheme="minorHAnsi"/>
        </w:rPr>
      </w:pPr>
      <w:r w:rsidRPr="001E54F1">
        <w:rPr>
          <w:rFonts w:cstheme="minorHAnsi"/>
        </w:rPr>
        <w:t xml:space="preserve">By default, users will be shown a form that </w:t>
      </w:r>
      <w:r w:rsidR="00F60639" w:rsidRPr="001E54F1">
        <w:rPr>
          <w:rFonts w:cstheme="minorHAnsi"/>
        </w:rPr>
        <w:t xml:space="preserve">will only provide single-file selection dialogues but users who wish to do multiple file batch conversion can switch to an alternative view, which will </w:t>
      </w:r>
      <w:r w:rsidR="00C14499">
        <w:rPr>
          <w:rFonts w:cstheme="minorHAnsi"/>
        </w:rPr>
        <w:t xml:space="preserve">allow </w:t>
      </w:r>
      <w:r w:rsidR="00F60639" w:rsidRPr="001E54F1">
        <w:rPr>
          <w:rFonts w:cstheme="minorHAnsi"/>
        </w:rPr>
        <w:t>them to select multiple files of each type (source, mzTab, spectra, etc).</w:t>
      </w:r>
    </w:p>
    <w:p w:rsidR="00111026" w:rsidRDefault="00111026" w:rsidP="00111026">
      <w:pPr>
        <w:jc w:val="both"/>
        <w:rPr>
          <w:rFonts w:cstheme="minorHAnsi"/>
        </w:rPr>
      </w:pPr>
    </w:p>
    <w:p w:rsidR="00111026" w:rsidRPr="001E54F1" w:rsidRDefault="00111026" w:rsidP="00111026">
      <w:pPr>
        <w:jc w:val="both"/>
        <w:rPr>
          <w:rFonts w:cstheme="minorHAnsi"/>
        </w:rPr>
      </w:pPr>
      <w:r w:rsidRPr="001E54F1">
        <w:rPr>
          <w:rFonts w:cstheme="minorHAnsi"/>
        </w:rPr>
        <w:t xml:space="preserve">When converting multiple files at once, a warning message will be displayed to the user indicating that some metadata will be copied across all files while some will not. The information that will be common across all files will include: sample annotations, </w:t>
      </w:r>
      <w:r>
        <w:rPr>
          <w:rFonts w:cstheme="minorHAnsi"/>
        </w:rPr>
        <w:t>post-translational modifications (</w:t>
      </w:r>
      <w:r w:rsidRPr="001E54F1">
        <w:rPr>
          <w:rFonts w:cstheme="minorHAnsi"/>
        </w:rPr>
        <w:t>PTM</w:t>
      </w:r>
      <w:r>
        <w:rPr>
          <w:rFonts w:cstheme="minorHAnsi"/>
        </w:rPr>
        <w:t>)</w:t>
      </w:r>
      <w:r w:rsidRPr="001E54F1">
        <w:rPr>
          <w:rFonts w:cstheme="minorHAnsi"/>
        </w:rPr>
        <w:t>, protocol and instrumentation description and any other experiment-level annotations. Software processing, which can include file-specific software settings, score thresholds and false discovery rates will be taken from the individual report files associated with each input file to be converted.</w:t>
      </w:r>
    </w:p>
    <w:p w:rsidR="00111026" w:rsidRPr="001E54F1" w:rsidRDefault="00111026" w:rsidP="00111026">
      <w:pPr>
        <w:jc w:val="both"/>
        <w:rPr>
          <w:rFonts w:cstheme="minorHAnsi"/>
        </w:rPr>
      </w:pPr>
    </w:p>
    <w:p w:rsidR="00111026" w:rsidRPr="001E54F1" w:rsidRDefault="00111026" w:rsidP="00111026">
      <w:pPr>
        <w:jc w:val="both"/>
        <w:rPr>
          <w:rFonts w:cstheme="minorHAnsi"/>
        </w:rPr>
      </w:pPr>
      <w:r w:rsidRPr="001E54F1">
        <w:rPr>
          <w:rFonts w:cstheme="minorHAnsi"/>
        </w:rPr>
        <w:t xml:space="preserve">Once the files have been selected, the </w:t>
      </w:r>
      <w:r w:rsidRPr="001E54F1">
        <w:rPr>
          <w:rFonts w:cstheme="minorHAnsi"/>
          <w:i/>
        </w:rPr>
        <w:t>PRIDE Converter 2</w:t>
      </w:r>
      <w:r w:rsidRPr="001E54F1">
        <w:rPr>
          <w:rFonts w:cstheme="minorHAnsi"/>
        </w:rPr>
        <w:t xml:space="preserve"> runs in </w:t>
      </w:r>
      <w:r w:rsidRPr="001E54F1">
        <w:rPr>
          <w:rFonts w:cstheme="minorHAnsi"/>
          <w:i/>
        </w:rPr>
        <w:t>prescan</w:t>
      </w:r>
      <w:r w:rsidRPr="001E54F1">
        <w:rPr>
          <w:rFonts w:cstheme="minorHAnsi"/>
        </w:rPr>
        <w:t xml:space="preserve"> mode to generate the report files, where the annotations that the user will input in the coming steps will be stored prior to actual conversion.</w:t>
      </w:r>
      <w:r>
        <w:rPr>
          <w:rFonts w:cstheme="minorHAnsi"/>
        </w:rPr>
        <w:t xml:space="preserve"> Report file generation can take anywhere between seconds and several minutes and is directly proportional to the size and complexity of the input files. If several files are being converted at once, a report file needs to be generated for each input file, which will compound the time required.</w:t>
      </w:r>
    </w:p>
    <w:p w:rsidR="00111026" w:rsidRPr="001E54F1" w:rsidRDefault="00111026" w:rsidP="00111026">
      <w:pPr>
        <w:jc w:val="both"/>
        <w:rPr>
          <w:rFonts w:cstheme="minorHAnsi"/>
        </w:rPr>
      </w:pPr>
    </w:p>
    <w:p w:rsidR="00111026" w:rsidRPr="001E54F1" w:rsidRDefault="00111026" w:rsidP="00111026">
      <w:pPr>
        <w:jc w:val="both"/>
        <w:rPr>
          <w:rFonts w:cstheme="minorHAnsi"/>
        </w:rPr>
      </w:pPr>
    </w:p>
    <w:p w:rsidR="00111026" w:rsidRDefault="00111026" w:rsidP="00111026">
      <w:pPr>
        <w:jc w:val="center"/>
        <w:rPr>
          <w:rFonts w:cstheme="minorHAnsi"/>
        </w:rPr>
      </w:pPr>
      <w:r>
        <w:rPr>
          <w:rFonts w:cstheme="minorHAnsi"/>
          <w:noProof/>
        </w:rPr>
        <w:t>A</w:t>
      </w:r>
      <w:r w:rsidRPr="001E54F1">
        <w:rPr>
          <w:rFonts w:cstheme="minorHAnsi"/>
          <w:noProof/>
        </w:rPr>
        <w:drawing>
          <wp:inline distT="0" distB="0" distL="0" distR="0">
            <wp:extent cx="2624400" cy="1911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noProof/>
        </w:rPr>
        <w:t xml:space="preserve">  B</w:t>
      </w:r>
      <w:r w:rsidRPr="001E54F1">
        <w:rPr>
          <w:rFonts w:cstheme="minorHAnsi"/>
          <w:noProof/>
        </w:rPr>
        <w:drawing>
          <wp:inline distT="0" distB="0" distL="0" distR="0">
            <wp:extent cx="2624400" cy="1911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multi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sidRPr="00164328">
        <w:rPr>
          <w:rFonts w:cstheme="minorHAnsi"/>
          <w:b/>
        </w:rPr>
        <w:t>Figure 5</w:t>
      </w:r>
      <w:r>
        <w:rPr>
          <w:rFonts w:cstheme="minorHAnsi"/>
        </w:rPr>
        <w:t xml:space="preserve"> – </w:t>
      </w:r>
      <w:r w:rsidRPr="00164328">
        <w:rPr>
          <w:rFonts w:cstheme="minorHAnsi"/>
          <w:i/>
        </w:rPr>
        <w:t>PRIDE Converter 2</w:t>
      </w:r>
      <w:r>
        <w:rPr>
          <w:rFonts w:cstheme="minorHAnsi"/>
        </w:rPr>
        <w:t xml:space="preserve"> File Selection form. Panel A shows the single-file selection mode while panel B shows the multi-file selection mode. Note that panel A shows the full set of options for the Mascot DAO while panel B only shows the default options.</w:t>
      </w:r>
    </w:p>
    <w:p w:rsidR="00111026" w:rsidRDefault="00111026" w:rsidP="00603AA0">
      <w:pPr>
        <w:jc w:val="both"/>
        <w:rPr>
          <w:rFonts w:cstheme="minorHAnsi"/>
        </w:rPr>
      </w:pPr>
    </w:p>
    <w:p w:rsidR="00B41E43" w:rsidRDefault="00807C07" w:rsidP="00603AA0">
      <w:pPr>
        <w:jc w:val="both"/>
        <w:rPr>
          <w:rFonts w:cstheme="minorHAnsi"/>
        </w:rPr>
      </w:pPr>
      <w:r>
        <w:rPr>
          <w:rFonts w:cstheme="minorHAnsi"/>
        </w:rPr>
        <w:t xml:space="preserve">Users have the possibility to link their search database protein sequences to the PRIDE XML files that they generate. This is particularly helpful in the case where custom-made protein sequence databases are used. The protein sequence database must be exported in FASTA format. From experience, we have observed that the protein accession that is assigned to </w:t>
      </w:r>
      <w:proofErr w:type="gramStart"/>
      <w:r>
        <w:rPr>
          <w:rFonts w:cstheme="minorHAnsi"/>
        </w:rPr>
        <w:t>an identification</w:t>
      </w:r>
      <w:proofErr w:type="gramEnd"/>
      <w:r>
        <w:rPr>
          <w:rFonts w:cstheme="minorHAnsi"/>
        </w:rPr>
        <w:t xml:space="preserve"> can differ significantly from the FASTA header, depending on if and how the search engine processes the protein sequence database. To solve this issue, PRIDE Converter 2 has several options on how the FASTA file should be processed during conversion. </w:t>
      </w:r>
    </w:p>
    <w:p w:rsidR="00807C07" w:rsidRPr="00807C07" w:rsidRDefault="00D50B74" w:rsidP="00807C07">
      <w:pPr>
        <w:pStyle w:val="Heading4"/>
        <w:rPr>
          <w:rFonts w:asciiTheme="majorHAnsi" w:hAnsiTheme="majorHAnsi"/>
        </w:rPr>
      </w:pPr>
      <w:bookmarkStart w:id="26" w:name="_Toc334779161"/>
      <w:r>
        <w:rPr>
          <w:rFonts w:asciiTheme="majorHAnsi" w:hAnsiTheme="majorHAnsi"/>
        </w:rPr>
        <w:t>3</w:t>
      </w:r>
      <w:r w:rsidR="00807C07" w:rsidRPr="00807C07">
        <w:rPr>
          <w:rFonts w:asciiTheme="majorHAnsi" w:hAnsiTheme="majorHAnsi"/>
        </w:rPr>
        <w:t>.1.2</w:t>
      </w:r>
      <w:r w:rsidR="00807C07">
        <w:rPr>
          <w:rFonts w:asciiTheme="majorHAnsi" w:hAnsiTheme="majorHAnsi"/>
        </w:rPr>
        <w:t>.1</w:t>
      </w:r>
      <w:r w:rsidR="00807C07" w:rsidRPr="00807C07">
        <w:rPr>
          <w:rFonts w:asciiTheme="majorHAnsi" w:hAnsiTheme="majorHAnsi"/>
        </w:rPr>
        <w:t xml:space="preserve">. </w:t>
      </w:r>
      <w:r w:rsidR="00807C07">
        <w:rPr>
          <w:rFonts w:asciiTheme="majorHAnsi" w:hAnsiTheme="majorHAnsi"/>
        </w:rPr>
        <w:t>FASTA – First word</w:t>
      </w:r>
      <w:bookmarkEnd w:id="26"/>
      <w:r w:rsidR="00C440E8">
        <w:rPr>
          <w:rFonts w:asciiTheme="majorHAnsi" w:hAnsiTheme="majorHAnsi"/>
        </w:rPr>
        <w:t xml:space="preserve">  </w:t>
      </w:r>
    </w:p>
    <w:p w:rsidR="000768E7" w:rsidRDefault="000768E7" w:rsidP="00603AA0">
      <w:pPr>
        <w:jc w:val="both"/>
        <w:rPr>
          <w:rFonts w:cstheme="minorHAnsi"/>
        </w:rPr>
      </w:pPr>
    </w:p>
    <w:p w:rsidR="00807C07" w:rsidRDefault="00807C07" w:rsidP="00603AA0">
      <w:pPr>
        <w:jc w:val="both"/>
        <w:rPr>
          <w:rFonts w:cstheme="minorHAnsi"/>
        </w:rPr>
      </w:pPr>
      <w:r>
        <w:rPr>
          <w:rFonts w:cstheme="minorHAnsi"/>
        </w:rPr>
        <w:t xml:space="preserve">In this scenario, the search engine assigns the first word of the FASTA </w:t>
      </w:r>
      <w:r w:rsidR="003D40AA">
        <w:rPr>
          <w:rFonts w:cstheme="minorHAnsi"/>
        </w:rPr>
        <w:t xml:space="preserve">ID line </w:t>
      </w:r>
      <w:r>
        <w:rPr>
          <w:rFonts w:cstheme="minorHAnsi"/>
        </w:rPr>
        <w:t>as the identification accession.</w:t>
      </w:r>
      <w:r w:rsidR="003D40AA">
        <w:rPr>
          <w:rFonts w:cstheme="minorHAnsi"/>
        </w:rPr>
        <w:t xml:space="preserve"> Given a FASTA ID line that looks like the following:</w:t>
      </w:r>
    </w:p>
    <w:p w:rsidR="00807C07" w:rsidRDefault="00807C07" w:rsidP="00603AA0">
      <w:pPr>
        <w:jc w:val="both"/>
        <w:rPr>
          <w:rFonts w:cstheme="minorHAnsi"/>
        </w:rPr>
      </w:pPr>
    </w:p>
    <w:p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&gt;P30443 Full=HLA class I histocompatibility antigen, A-1 alpha chain;</w:t>
      </w:r>
    </w:p>
    <w:p w:rsidR="00807C07" w:rsidRPr="003D40AA" w:rsidRDefault="00807C07" w:rsidP="00807C07">
      <w:pPr>
        <w:shd w:val="clear" w:color="auto" w:fill="FFFFFF" w:themeFill="background1"/>
        <w:ind w:firstLine="0"/>
        <w:jc w:val="both"/>
        <w:rPr>
          <w:rFonts w:cstheme="minorHAnsi"/>
        </w:rPr>
      </w:pPr>
    </w:p>
    <w:p w:rsidR="00807C07" w:rsidRPr="003D40AA" w:rsidRDefault="003D40AA" w:rsidP="00807C07">
      <w:pPr>
        <w:shd w:val="clear" w:color="auto" w:fill="FFFFFF" w:themeFill="background1"/>
        <w:ind w:firstLine="0"/>
        <w:jc w:val="both"/>
        <w:rPr>
          <w:rFonts w:cstheme="minorHAnsi"/>
        </w:rPr>
      </w:pPr>
      <w:r>
        <w:rPr>
          <w:rFonts w:cstheme="minorHAnsi"/>
        </w:rPr>
        <w:t>The report file identifications, after being enriched with the FASTA information, will look like this:</w:t>
      </w:r>
    </w:p>
    <w:p w:rsidR="00807C07" w:rsidRPr="003D40AA" w:rsidRDefault="00807C07" w:rsidP="00807C07">
      <w:pPr>
        <w:shd w:val="clear" w:color="auto" w:fill="FFFFFF" w:themeFill="background1"/>
        <w:ind w:firstLine="0"/>
        <w:jc w:val="both"/>
        <w:rPr>
          <w:rFonts w:cstheme="minorHAnsi"/>
        </w:rPr>
      </w:pP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&lt;Accession&gt;P30443&lt;/Accession&gt;</w:t>
      </w: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&gt;8&lt;/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w:t>
      </w: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3D40AA" w:rsidRDefault="003D40AA" w:rsidP="003D40AA">
      <w:pPr>
        <w:shd w:val="clear" w:color="auto" w:fill="FFFFFF" w:themeFill="background1"/>
        <w:ind w:firstLine="0"/>
        <w:jc w:val="both"/>
        <w:rPr>
          <w:rFonts w:cstheme="minorHAnsi"/>
        </w:rPr>
      </w:pPr>
    </w:p>
    <w:p w:rsidR="003D40AA" w:rsidRPr="003D40AA" w:rsidRDefault="003D40AA" w:rsidP="003D40AA">
      <w:pPr>
        <w:shd w:val="clear" w:color="auto" w:fill="FFFFFF" w:themeFill="background1"/>
        <w:ind w:firstLine="0"/>
        <w:jc w:val="both"/>
        <w:rPr>
          <w:rFonts w:cstheme="minorHAnsi"/>
        </w:rPr>
      </w:pPr>
      <w:r>
        <w:rPr>
          <w:rFonts w:cstheme="minorHAnsi"/>
        </w:rPr>
        <w:t xml:space="preserve">The </w:t>
      </w:r>
      <w:proofErr w:type="spellStart"/>
      <w:r>
        <w:rPr>
          <w:rFonts w:cstheme="minorHAnsi"/>
          <w:i/>
        </w:rPr>
        <w:t>FastaSequenceReference</w:t>
      </w:r>
      <w:proofErr w:type="spellEnd"/>
      <w:r>
        <w:rPr>
          <w:rFonts w:cstheme="minorHAnsi"/>
        </w:rPr>
        <w:t xml:space="preserve"> points to a Sequence element, as illustrated below.</w:t>
      </w:r>
    </w:p>
    <w:p w:rsidR="003D40AA" w:rsidRPr="003D40AA" w:rsidRDefault="003D40AA" w:rsidP="003D40AA">
      <w:pPr>
        <w:shd w:val="clear" w:color="auto" w:fill="FFFFFF" w:themeFill="background1"/>
        <w:ind w:firstLine="0"/>
        <w:jc w:val="both"/>
        <w:rPr>
          <w:rFonts w:cstheme="minorHAnsi"/>
        </w:rPr>
      </w:pPr>
    </w:p>
    <w:p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id="8" accession="P30443"&gt;</w:t>
      </w:r>
    </w:p>
    <w:p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AVMAPRTLLLLLSGALALTQTWAGSHSMRYFFTSVSRPGRGEPRFIAVGYVDDTQFVRFDSDAASQKMEPRAPWIEQEGPEYWDQETRNMKAHSQTDRANLGTLRGYYNQSEDGSHTIQIMYGCDVGPDGRFLRGYRQDAYDGKDYIALNEDLRSWTAADMAAQITKRKWEAVHAAEQRRVYLEGRCVDGLRRYLENGKETLQRTDPPKTHMTHHPISDHEATLRCWALGFYPAEITLTWQRDGEDQTQDTELVETRPAGDGTFQKWAAVVVPSGEEQRYTCHVQHEGLPKPLTLRWELSSQPTIPIVGIIAGLVLLGAVITGAVVAAVMWRRKSSDRKGGSYTQAASSDSAQGSDVSLTACKV</w:t>
      </w: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rsidR="00807C07" w:rsidRDefault="00807C07" w:rsidP="003D40AA">
      <w:pPr>
        <w:shd w:val="clear" w:color="auto" w:fill="FFFFFF" w:themeFill="background1"/>
        <w:jc w:val="both"/>
        <w:rPr>
          <w:rFonts w:ascii="Lucida Console" w:hAnsi="Lucida Console" w:cstheme="minorHAnsi"/>
          <w:sz w:val="16"/>
          <w:szCs w:val="16"/>
        </w:rPr>
      </w:pPr>
    </w:p>
    <w:p w:rsidR="003D40AA" w:rsidRPr="00807C07" w:rsidRDefault="00D50B74" w:rsidP="003D40AA">
      <w:pPr>
        <w:pStyle w:val="Heading4"/>
        <w:rPr>
          <w:rFonts w:asciiTheme="majorHAnsi" w:hAnsiTheme="majorHAnsi"/>
        </w:rPr>
      </w:pPr>
      <w:bookmarkStart w:id="27" w:name="_Toc334779162"/>
      <w:r>
        <w:rPr>
          <w:rFonts w:asciiTheme="majorHAnsi" w:hAnsiTheme="majorHAnsi"/>
        </w:rPr>
        <w:t>3</w:t>
      </w:r>
      <w:r w:rsidR="003D40AA" w:rsidRPr="00807C07">
        <w:rPr>
          <w:rFonts w:asciiTheme="majorHAnsi" w:hAnsiTheme="majorHAnsi"/>
        </w:rPr>
        <w:t>.1.2</w:t>
      </w:r>
      <w:r w:rsidR="003D40AA">
        <w:rPr>
          <w:rFonts w:asciiTheme="majorHAnsi" w:hAnsiTheme="majorHAnsi"/>
        </w:rPr>
        <w:t>.2</w:t>
      </w:r>
      <w:r w:rsidR="003D40AA" w:rsidRPr="00807C07">
        <w:rPr>
          <w:rFonts w:asciiTheme="majorHAnsi" w:hAnsiTheme="majorHAnsi"/>
        </w:rPr>
        <w:t xml:space="preserve">. </w:t>
      </w:r>
      <w:r w:rsidR="003D40AA">
        <w:rPr>
          <w:rFonts w:asciiTheme="majorHAnsi" w:hAnsiTheme="majorHAnsi"/>
        </w:rPr>
        <w:t>FASTA – Full ID line</w:t>
      </w:r>
      <w:bookmarkEnd w:id="27"/>
      <w:r w:rsidR="00C440E8">
        <w:rPr>
          <w:rFonts w:asciiTheme="majorHAnsi" w:hAnsiTheme="majorHAnsi"/>
        </w:rPr>
        <w:t xml:space="preserve">  </w:t>
      </w:r>
    </w:p>
    <w:p w:rsidR="000768E7" w:rsidRDefault="000768E7" w:rsidP="003D40AA">
      <w:pPr>
        <w:jc w:val="both"/>
        <w:rPr>
          <w:rFonts w:cstheme="minorHAnsi"/>
        </w:rPr>
      </w:pPr>
    </w:p>
    <w:p w:rsidR="003D40AA" w:rsidRDefault="003D40AA" w:rsidP="003D40AA">
      <w:pPr>
        <w:jc w:val="both"/>
        <w:rPr>
          <w:rFonts w:cstheme="minorHAnsi"/>
        </w:rPr>
      </w:pPr>
      <w:r>
        <w:rPr>
          <w:rFonts w:cstheme="minorHAnsi"/>
        </w:rPr>
        <w:t>In this scenario, the search engine assigns the complete ID line FASTA ID line as the identification accession. This occurs when the search engine does not process or index the source FASTA database, and is especially useful when custom databases or custom identifiers are used.</w:t>
      </w:r>
    </w:p>
    <w:p w:rsidR="003D40AA" w:rsidRDefault="003D40AA" w:rsidP="003D40AA">
      <w:pPr>
        <w:jc w:val="both"/>
        <w:rPr>
          <w:rFonts w:cstheme="minorHAnsi"/>
        </w:rPr>
      </w:pPr>
    </w:p>
    <w:p w:rsidR="008C275E" w:rsidRDefault="008C275E" w:rsidP="003D40AA">
      <w:pPr>
        <w:jc w:val="both"/>
        <w:rPr>
          <w:rFonts w:cstheme="minorHAnsi"/>
        </w:rPr>
      </w:pPr>
    </w:p>
    <w:p w:rsidR="003D40AA" w:rsidRDefault="003D40AA" w:rsidP="003D40AA">
      <w:pPr>
        <w:shd w:val="clear" w:color="auto" w:fill="FFFFFF" w:themeFill="background1"/>
        <w:ind w:firstLine="0"/>
        <w:jc w:val="both"/>
        <w:rPr>
          <w:rFonts w:cstheme="minorHAnsi"/>
        </w:rPr>
      </w:pPr>
      <w:r>
        <w:rPr>
          <w:rFonts w:cstheme="minorHAnsi"/>
        </w:rPr>
        <w:lastRenderedPageBreak/>
        <w:t>The report file identifications, after being enriched with the FASTA information, will look like this:</w:t>
      </w:r>
    </w:p>
    <w:p w:rsidR="003D40AA" w:rsidRPr="003D40AA" w:rsidRDefault="003D40AA" w:rsidP="003D40AA">
      <w:pPr>
        <w:shd w:val="clear" w:color="auto" w:fill="FFFFFF" w:themeFill="background1"/>
        <w:ind w:firstLine="0"/>
        <w:jc w:val="both"/>
        <w:rPr>
          <w:rFonts w:cstheme="minorHAnsi"/>
        </w:rPr>
      </w:pPr>
    </w:p>
    <w:p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&lt;Accession&gt;Custom </w:t>
      </w:r>
      <w:proofErr w:type="spellStart"/>
      <w:r w:rsidRPr="00807C07">
        <w:rPr>
          <w:rFonts w:ascii="Lucida Console" w:hAnsi="Lucida Console" w:cstheme="minorHAnsi"/>
          <w:sz w:val="16"/>
          <w:szCs w:val="16"/>
        </w:rPr>
        <w:t>Fasta</w:t>
      </w:r>
      <w:proofErr w:type="spellEnd"/>
      <w:r w:rsidRPr="00807C07">
        <w:rPr>
          <w:rFonts w:ascii="Lucida Console" w:hAnsi="Lucida Console" w:cstheme="minorHAnsi"/>
          <w:sz w:val="16"/>
          <w:szCs w:val="16"/>
        </w:rPr>
        <w:t xml:space="preserve"> Header Protein 1&lt;/Accession&gt;</w:t>
      </w:r>
    </w:p>
    <w:p w:rsidR="003D40AA" w:rsidRPr="00807C07" w:rsidRDefault="003D40AA" w:rsidP="003D40AA">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&gt;12&lt;/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w:t>
      </w:r>
    </w:p>
    <w:p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3D40AA" w:rsidRDefault="003D40AA" w:rsidP="00807C07">
      <w:pPr>
        <w:shd w:val="clear" w:color="auto" w:fill="F2F2F2" w:themeFill="background1" w:themeFillShade="F2"/>
        <w:jc w:val="both"/>
        <w:rPr>
          <w:rFonts w:ascii="Lucida Console" w:hAnsi="Lucida Console" w:cstheme="minorHAnsi"/>
          <w:sz w:val="16"/>
          <w:szCs w:val="16"/>
        </w:rPr>
      </w:pPr>
    </w:p>
    <w:p w:rsidR="003D40AA" w:rsidRDefault="003D40AA" w:rsidP="00807C07">
      <w:pPr>
        <w:shd w:val="clear" w:color="auto" w:fill="F2F2F2" w:themeFill="background1" w:themeFillShade="F2"/>
        <w:jc w:val="both"/>
        <w:rPr>
          <w:rFonts w:ascii="Lucida Console" w:hAnsi="Lucida Console" w:cstheme="minorHAnsi"/>
          <w:sz w:val="16"/>
          <w:szCs w:val="16"/>
        </w:rPr>
      </w:pPr>
      <w:r>
        <w:rPr>
          <w:rFonts w:ascii="Lucida Console" w:hAnsi="Lucida Console" w:cstheme="minorHAnsi"/>
          <w:sz w:val="16"/>
          <w:szCs w:val="16"/>
        </w:rPr>
        <w:t xml:space="preserve">... </w:t>
      </w:r>
    </w:p>
    <w:p w:rsidR="003D40AA" w:rsidRDefault="003D40AA" w:rsidP="00807C07">
      <w:pPr>
        <w:shd w:val="clear" w:color="auto" w:fill="F2F2F2" w:themeFill="background1" w:themeFillShade="F2"/>
        <w:jc w:val="both"/>
        <w:rPr>
          <w:rFonts w:ascii="Lucida Console" w:hAnsi="Lucida Console" w:cstheme="minorHAnsi"/>
          <w:sz w:val="16"/>
          <w:szCs w:val="16"/>
        </w:rPr>
      </w:pPr>
    </w:p>
    <w:p w:rsidR="003D40AA"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&lt;Sequence id="12" accession="Custom </w:t>
      </w:r>
      <w:proofErr w:type="spellStart"/>
      <w:r w:rsidRPr="00807C07">
        <w:rPr>
          <w:rFonts w:ascii="Lucida Console" w:hAnsi="Lucida Console" w:cstheme="minorHAnsi"/>
          <w:sz w:val="16"/>
          <w:szCs w:val="16"/>
        </w:rPr>
        <w:t>Fasta</w:t>
      </w:r>
      <w:proofErr w:type="spellEnd"/>
      <w:r w:rsidRPr="00807C07">
        <w:rPr>
          <w:rFonts w:ascii="Lucida Console" w:hAnsi="Lucida Console" w:cstheme="minorHAnsi"/>
          <w:sz w:val="16"/>
          <w:szCs w:val="16"/>
        </w:rPr>
        <w:t xml:space="preserve"> Header Protein 1"&gt;</w:t>
      </w:r>
    </w:p>
    <w:p w:rsidR="003D40AA"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MGDREQLLQRARLAEQAERYDDMASAMKAVTELNEPLSNEDRNLLSVAYKNVVGARRSSWRVISSIEQKTMADGNEKKLEKVKAYREKIEKELETVCNDVLSLLDKFLIKNCNDFQYESKVFYLKMKGDYYRYLAEVASGEKKNSVVEASEAAYKEAFEISKEQMQPTHPIRLGLALNFSVFYYEIQNAPEQACLLAKQAFDDAIAELDTLNEDSYKDSTLIMQLLRDNLTLWTSDQQDEEAGEGN</w:t>
      </w:r>
    </w:p>
    <w:p w:rsid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rsidR="003D40AA" w:rsidRDefault="003D40AA" w:rsidP="00807C07">
      <w:pPr>
        <w:shd w:val="clear" w:color="auto" w:fill="F2F2F2" w:themeFill="background1" w:themeFillShade="F2"/>
        <w:jc w:val="both"/>
        <w:rPr>
          <w:rFonts w:ascii="Lucida Console" w:hAnsi="Lucida Console" w:cstheme="minorHAnsi"/>
          <w:sz w:val="16"/>
          <w:szCs w:val="16"/>
        </w:rPr>
      </w:pPr>
    </w:p>
    <w:p w:rsidR="003D40AA" w:rsidRPr="00807C07" w:rsidRDefault="00D50B74" w:rsidP="003D40AA">
      <w:pPr>
        <w:pStyle w:val="Heading4"/>
        <w:rPr>
          <w:rFonts w:asciiTheme="majorHAnsi" w:hAnsiTheme="majorHAnsi"/>
        </w:rPr>
      </w:pPr>
      <w:bookmarkStart w:id="28" w:name="_Toc334779163"/>
      <w:r>
        <w:rPr>
          <w:rFonts w:asciiTheme="majorHAnsi" w:hAnsiTheme="majorHAnsi"/>
        </w:rPr>
        <w:t>3</w:t>
      </w:r>
      <w:r w:rsidR="003D40AA" w:rsidRPr="00807C07">
        <w:rPr>
          <w:rFonts w:asciiTheme="majorHAnsi" w:hAnsiTheme="majorHAnsi"/>
        </w:rPr>
        <w:t>.1.2</w:t>
      </w:r>
      <w:r w:rsidR="003D40AA">
        <w:rPr>
          <w:rFonts w:asciiTheme="majorHAnsi" w:hAnsiTheme="majorHAnsi"/>
        </w:rPr>
        <w:t>.3</w:t>
      </w:r>
      <w:r w:rsidR="003D40AA" w:rsidRPr="00807C07">
        <w:rPr>
          <w:rFonts w:asciiTheme="majorHAnsi" w:hAnsiTheme="majorHAnsi"/>
        </w:rPr>
        <w:t xml:space="preserve">. </w:t>
      </w:r>
      <w:r w:rsidR="003D40AA">
        <w:rPr>
          <w:rFonts w:asciiTheme="majorHAnsi" w:hAnsiTheme="majorHAnsi"/>
        </w:rPr>
        <w:t>FASTA – Match UniProt AC</w:t>
      </w:r>
      <w:bookmarkEnd w:id="28"/>
      <w:r w:rsidR="00C440E8">
        <w:rPr>
          <w:rFonts w:asciiTheme="majorHAnsi" w:hAnsiTheme="majorHAnsi"/>
        </w:rPr>
        <w:t xml:space="preserve">  </w:t>
      </w:r>
    </w:p>
    <w:p w:rsidR="000768E7" w:rsidRDefault="000768E7" w:rsidP="003D40AA">
      <w:pPr>
        <w:shd w:val="clear" w:color="auto" w:fill="FFFFFF" w:themeFill="background1"/>
        <w:jc w:val="both"/>
        <w:rPr>
          <w:rFonts w:cstheme="minorHAnsi"/>
        </w:rPr>
      </w:pPr>
    </w:p>
    <w:p w:rsidR="003D40AA" w:rsidRDefault="003D40AA" w:rsidP="003D40AA">
      <w:pPr>
        <w:shd w:val="clear" w:color="auto" w:fill="FFFFFF" w:themeFill="background1"/>
        <w:jc w:val="both"/>
        <w:rPr>
          <w:rFonts w:cstheme="minorHAnsi"/>
        </w:rPr>
      </w:pPr>
      <w:r>
        <w:rPr>
          <w:rFonts w:cstheme="minorHAnsi"/>
        </w:rPr>
        <w:t>If the FASTA file used contains ID lines that are generated according to the UniProtKB specification, they should look something like the following:</w:t>
      </w:r>
    </w:p>
    <w:p w:rsidR="003D40AA" w:rsidRDefault="003D40AA" w:rsidP="003D40AA">
      <w:pPr>
        <w:shd w:val="clear" w:color="auto" w:fill="FFFFFF" w:themeFill="background1"/>
        <w:jc w:val="both"/>
        <w:rPr>
          <w:rFonts w:cstheme="minorHAnsi"/>
        </w:rPr>
      </w:pPr>
    </w:p>
    <w:p w:rsidR="003D40AA" w:rsidRPr="00111026" w:rsidRDefault="003D40AA" w:rsidP="00111026">
      <w:pPr>
        <w:shd w:val="clear" w:color="auto" w:fill="F2F2F2" w:themeFill="background1" w:themeFillShade="F2"/>
        <w:rPr>
          <w:rFonts w:ascii="Lucida Console" w:hAnsi="Lucida Console" w:cstheme="minorHAnsi"/>
          <w:sz w:val="16"/>
          <w:szCs w:val="16"/>
        </w:rPr>
      </w:pPr>
      <w:r w:rsidRPr="00111026">
        <w:rPr>
          <w:rFonts w:ascii="Lucida Console" w:hAnsi="Lucida Console" w:cstheme="minorHAnsi"/>
          <w:sz w:val="16"/>
          <w:szCs w:val="16"/>
        </w:rPr>
        <w:t xml:space="preserve">&gt;sw|P31946|1433B_HUMAN </w:t>
      </w:r>
      <w:proofErr w:type="spellStart"/>
      <w:r w:rsidRPr="00111026">
        <w:rPr>
          <w:rFonts w:ascii="Lucida Console" w:hAnsi="Lucida Console" w:cstheme="minorHAnsi"/>
          <w:sz w:val="16"/>
          <w:szCs w:val="16"/>
        </w:rPr>
        <w:t>RecName</w:t>
      </w:r>
      <w:proofErr w:type="spellEnd"/>
      <w:r w:rsidRPr="00111026">
        <w:rPr>
          <w:rFonts w:ascii="Lucida Console" w:hAnsi="Lucida Console" w:cstheme="minorHAnsi"/>
          <w:sz w:val="16"/>
          <w:szCs w:val="16"/>
        </w:rPr>
        <w:t>: Full=14-3-3 protein beta/</w:t>
      </w:r>
      <w:proofErr w:type="spellStart"/>
      <w:r w:rsidRPr="00111026">
        <w:rPr>
          <w:rFonts w:ascii="Lucida Console" w:hAnsi="Lucida Console" w:cstheme="minorHAnsi"/>
          <w:sz w:val="16"/>
          <w:szCs w:val="16"/>
        </w:rPr>
        <w:t>alpha</w:t>
      </w:r>
      <w:proofErr w:type="gramStart"/>
      <w:r w:rsidRPr="00111026">
        <w:rPr>
          <w:rFonts w:ascii="Lucida Console" w:hAnsi="Lucida Console" w:cstheme="minorHAnsi"/>
          <w:sz w:val="16"/>
          <w:szCs w:val="16"/>
        </w:rPr>
        <w:t>;AltName</w:t>
      </w:r>
      <w:proofErr w:type="spellEnd"/>
      <w:proofErr w:type="gramEnd"/>
      <w:r w:rsidRPr="00111026">
        <w:rPr>
          <w:rFonts w:ascii="Lucida Console" w:hAnsi="Lucida Console" w:cstheme="minorHAnsi"/>
          <w:sz w:val="16"/>
          <w:szCs w:val="16"/>
        </w:rPr>
        <w:t>: Full=Protein 1054;AltName: Full=Protein kinase C inhibitor protein 1;Short=KCIP-1;Contains:RecName: Full=14-3-3 protein beta/alpha, N-terminally processed;</w:t>
      </w:r>
    </w:p>
    <w:p w:rsidR="003D40AA" w:rsidRDefault="003D40AA" w:rsidP="003D40AA">
      <w:pPr>
        <w:shd w:val="clear" w:color="auto" w:fill="FFFFFF" w:themeFill="background1"/>
        <w:jc w:val="both"/>
        <w:rPr>
          <w:rFonts w:cstheme="minorHAnsi"/>
        </w:rPr>
      </w:pPr>
    </w:p>
    <w:p w:rsidR="00111026" w:rsidRPr="003D40AA" w:rsidRDefault="00111026" w:rsidP="00111026">
      <w:pPr>
        <w:shd w:val="clear" w:color="auto" w:fill="FFFFFF" w:themeFill="background1"/>
        <w:ind w:firstLine="0"/>
        <w:jc w:val="both"/>
        <w:rPr>
          <w:rFonts w:cstheme="minorHAnsi"/>
        </w:rPr>
      </w:pPr>
      <w:r>
        <w:rPr>
          <w:rFonts w:cstheme="minorHAnsi"/>
        </w:rPr>
        <w:t>Some search engines will process these FASTA ID lines and only assign the UniProtKB protein accession. The report file identifications, after being enriched with the FASTA information, will look like this:</w:t>
      </w:r>
    </w:p>
    <w:p w:rsidR="00111026" w:rsidRPr="003D40AA" w:rsidRDefault="00111026" w:rsidP="003D40AA">
      <w:pPr>
        <w:shd w:val="clear" w:color="auto" w:fill="FFFFFF" w:themeFill="background1"/>
        <w:jc w:val="both"/>
        <w:rPr>
          <w:rFonts w:cstheme="minorHAnsi"/>
        </w:rPr>
      </w:pP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&lt;Accession&gt;P31946&lt;/Accession&gt;</w:t>
      </w:r>
    </w:p>
    <w:p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&gt;9&lt;/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w:t>
      </w:r>
    </w:p>
    <w:p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w:t>
      </w: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id="9" accession="P31946"&gt;</w:t>
      </w:r>
    </w:p>
    <w:p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MTMDKSELVQKAKLAEQAERYDDMAAAMKAVTEQGHELSNEERNLLSVAYKNVVGARRSSWRVISSIEQKTERNEKKQQMGKEYREKIEAELQDICNDVLELLDKYLIPNATQPESKVFYLKMKGDYFRYLSEVASGDNKQTTVSNSQQAYQEAFEISKKEMQPTHPIRLGLALNFSVFYYEILNSPEKACSLAKTAFDEAIAELDTLNEESYKDSTLIMQLLRDNLTLWTSENQGDEGDAGEGEN</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rsidR="00111026" w:rsidRPr="00807C07" w:rsidRDefault="00D50B74" w:rsidP="00111026">
      <w:pPr>
        <w:pStyle w:val="Heading4"/>
        <w:rPr>
          <w:rFonts w:asciiTheme="majorHAnsi" w:hAnsiTheme="majorHAnsi"/>
        </w:rPr>
      </w:pPr>
      <w:bookmarkStart w:id="29" w:name="_Toc334779164"/>
      <w:r>
        <w:rPr>
          <w:rFonts w:asciiTheme="majorHAnsi" w:hAnsiTheme="majorHAnsi"/>
        </w:rPr>
        <w:t>3</w:t>
      </w:r>
      <w:r w:rsidR="00111026" w:rsidRPr="00807C07">
        <w:rPr>
          <w:rFonts w:asciiTheme="majorHAnsi" w:hAnsiTheme="majorHAnsi"/>
        </w:rPr>
        <w:t>.1.2</w:t>
      </w:r>
      <w:r w:rsidR="00111026">
        <w:rPr>
          <w:rFonts w:asciiTheme="majorHAnsi" w:hAnsiTheme="majorHAnsi"/>
        </w:rPr>
        <w:t>.3</w:t>
      </w:r>
      <w:r w:rsidR="00111026" w:rsidRPr="00807C07">
        <w:rPr>
          <w:rFonts w:asciiTheme="majorHAnsi" w:hAnsiTheme="majorHAnsi"/>
        </w:rPr>
        <w:t xml:space="preserve">. </w:t>
      </w:r>
      <w:r w:rsidR="00111026">
        <w:rPr>
          <w:rFonts w:asciiTheme="majorHAnsi" w:hAnsiTheme="majorHAnsi"/>
        </w:rPr>
        <w:t>FASTA – Match UniProt ID</w:t>
      </w:r>
      <w:bookmarkEnd w:id="29"/>
      <w:r w:rsidR="00C440E8">
        <w:rPr>
          <w:rFonts w:asciiTheme="majorHAnsi" w:hAnsiTheme="majorHAnsi"/>
        </w:rPr>
        <w:t xml:space="preserve">  </w:t>
      </w:r>
    </w:p>
    <w:p w:rsidR="000768E7" w:rsidRDefault="000768E7" w:rsidP="00111026">
      <w:pPr>
        <w:shd w:val="clear" w:color="auto" w:fill="FFFFFF" w:themeFill="background1"/>
        <w:ind w:firstLine="0"/>
        <w:jc w:val="both"/>
        <w:rPr>
          <w:rFonts w:cstheme="minorHAnsi"/>
        </w:rPr>
      </w:pPr>
    </w:p>
    <w:p w:rsidR="00111026" w:rsidRDefault="00111026" w:rsidP="00724A9C">
      <w:r>
        <w:t>Using the same FASTA ID line as in the preceding section, some search engines will assign the UniProtKB ID. The report file identifications, after being enriched with the FASTA information, will look like this:</w:t>
      </w:r>
    </w:p>
    <w:p w:rsidR="00111026" w:rsidRPr="003D40AA" w:rsidRDefault="00111026" w:rsidP="00111026">
      <w:pPr>
        <w:shd w:val="clear" w:color="auto" w:fill="FFFFFF" w:themeFill="background1"/>
        <w:ind w:firstLine="0"/>
        <w:jc w:val="both"/>
        <w:rPr>
          <w:rFonts w:cstheme="minorHAnsi"/>
        </w:rPr>
      </w:pP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&lt;Accession&gt;1433B_HUMAN&lt;/Accession&gt;</w:t>
      </w:r>
    </w:p>
    <w:p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CuratedAccession</w:t>
      </w:r>
      <w:proofErr w:type="spellEnd"/>
      <w:r w:rsidRPr="00807C07">
        <w:rPr>
          <w:rFonts w:ascii="Lucida Console" w:hAnsi="Lucida Console" w:cstheme="minorHAnsi"/>
          <w:sz w:val="16"/>
          <w:szCs w:val="16"/>
        </w:rPr>
        <w:t>&gt;P31946&lt;/</w:t>
      </w:r>
      <w:proofErr w:type="spellStart"/>
      <w:r w:rsidRPr="00807C07">
        <w:rPr>
          <w:rFonts w:ascii="Lucida Console" w:hAnsi="Lucida Console" w:cstheme="minorHAnsi"/>
          <w:sz w:val="16"/>
          <w:szCs w:val="16"/>
        </w:rPr>
        <w:t>CuratedAccession</w:t>
      </w:r>
      <w:proofErr w:type="spellEnd"/>
      <w:r w:rsidRPr="00807C07">
        <w:rPr>
          <w:rFonts w:ascii="Lucida Console" w:hAnsi="Lucida Console" w:cstheme="minorHAnsi"/>
          <w:sz w:val="16"/>
          <w:szCs w:val="16"/>
        </w:rPr>
        <w:t>&gt;</w:t>
      </w:r>
    </w:p>
    <w:p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&gt;9&lt;/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id="9" accession="P31946"&gt;</w:t>
      </w:r>
    </w:p>
    <w:p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MTMDKSELVQKAKLAEQAERYDDMAAAMKAVTEQGHELSNEERNLLSVAYKNVVGARRSSWRVISSIEQKTERNEKKQQMGKEYREKIEAELQDICNDVLELLDKYLIPNATQPESKVFYLKMKGDYFRYLSEVASGDNKQTTVSNSQQAYQEAFEISKKEMQPTHPIRLGLALNFSVFYYEILNSPEKACSLAKTAFDEAIAELDTLNEESYKDSTLIMQLLRDNLTLWTSENQGDEGDAGEGEN</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rsidR="00807C07" w:rsidRDefault="00807C07" w:rsidP="00603AA0">
      <w:pPr>
        <w:jc w:val="both"/>
        <w:rPr>
          <w:rFonts w:cstheme="minorHAnsi"/>
        </w:rPr>
      </w:pPr>
    </w:p>
    <w:p w:rsidR="00111026" w:rsidRPr="00111026" w:rsidRDefault="00111026" w:rsidP="00603AA0">
      <w:pPr>
        <w:jc w:val="both"/>
        <w:rPr>
          <w:rFonts w:cstheme="minorHAnsi"/>
        </w:rPr>
      </w:pPr>
      <w:r>
        <w:rPr>
          <w:rFonts w:cstheme="minorHAnsi"/>
        </w:rPr>
        <w:t xml:space="preserve">Note, in this last case, the presence of a </w:t>
      </w:r>
      <w:proofErr w:type="spellStart"/>
      <w:proofErr w:type="gramStart"/>
      <w:r w:rsidRPr="00111026">
        <w:rPr>
          <w:rFonts w:cstheme="minorHAnsi"/>
          <w:i/>
        </w:rPr>
        <w:t>CuratedAccession</w:t>
      </w:r>
      <w:proofErr w:type="spellEnd"/>
      <w:r>
        <w:rPr>
          <w:rFonts w:cstheme="minorHAnsi"/>
          <w:i/>
        </w:rPr>
        <w:t xml:space="preserve"> </w:t>
      </w:r>
      <w:r>
        <w:rPr>
          <w:rFonts w:cstheme="minorHAnsi"/>
        </w:rPr>
        <w:t xml:space="preserve"> element</w:t>
      </w:r>
      <w:proofErr w:type="gramEnd"/>
      <w:r>
        <w:rPr>
          <w:rFonts w:cstheme="minorHAnsi"/>
        </w:rPr>
        <w:t xml:space="preserve"> where the correct UniProtKB accession has been linked to the UniProtKB identifier. Users are strongly urged to use UniProt accessions instead of identifiers, as entry identifiers are notoriously changeable, making data comparisons and downstream analysis more difficult and cumbersome. </w:t>
      </w:r>
    </w:p>
    <w:p w:rsidR="00E65CB7" w:rsidRPr="001237D2" w:rsidRDefault="00D50B74" w:rsidP="001237D2">
      <w:pPr>
        <w:pStyle w:val="Heading3"/>
        <w:rPr>
          <w:rFonts w:asciiTheme="majorHAnsi" w:hAnsiTheme="majorHAnsi"/>
        </w:rPr>
      </w:pPr>
      <w:bookmarkStart w:id="30" w:name="_Toc334779165"/>
      <w:r>
        <w:rPr>
          <w:rFonts w:asciiTheme="majorHAnsi" w:hAnsiTheme="majorHAnsi"/>
        </w:rPr>
        <w:lastRenderedPageBreak/>
        <w:t>3</w:t>
      </w:r>
      <w:r w:rsidR="008D474E">
        <w:rPr>
          <w:rFonts w:asciiTheme="majorHAnsi" w:hAnsiTheme="majorHAnsi"/>
        </w:rPr>
        <w:t>.1.3.</w:t>
      </w:r>
      <w:r w:rsidR="00D77222">
        <w:rPr>
          <w:rFonts w:asciiTheme="majorHAnsi" w:hAnsiTheme="majorHAnsi"/>
        </w:rPr>
        <w:t xml:space="preserve"> </w:t>
      </w:r>
      <w:r w:rsidR="001237D2" w:rsidRPr="001237D2">
        <w:rPr>
          <w:rFonts w:asciiTheme="majorHAnsi" w:hAnsiTheme="majorHAnsi"/>
        </w:rPr>
        <w:t>Experimental Details</w:t>
      </w:r>
      <w:bookmarkEnd w:id="30"/>
      <w:r w:rsidR="00C440E8">
        <w:rPr>
          <w:rFonts w:asciiTheme="majorHAnsi" w:hAnsiTheme="majorHAnsi"/>
        </w:rPr>
        <w:t xml:space="preserve">  </w:t>
      </w:r>
    </w:p>
    <w:p w:rsidR="000768E7" w:rsidRDefault="000768E7" w:rsidP="00602371">
      <w:pPr>
        <w:jc w:val="both"/>
        <w:rPr>
          <w:rFonts w:cstheme="minorHAnsi"/>
        </w:rPr>
      </w:pPr>
    </w:p>
    <w:p w:rsidR="009F68C6" w:rsidRDefault="00602371" w:rsidP="00602371">
      <w:pPr>
        <w:jc w:val="both"/>
        <w:rPr>
          <w:rFonts w:cstheme="minorHAnsi"/>
        </w:rPr>
      </w:pPr>
      <w:r w:rsidRPr="001E54F1">
        <w:rPr>
          <w:rFonts w:cstheme="minorHAnsi"/>
        </w:rPr>
        <w:t>The first annotation form deals with experimental and project details</w:t>
      </w:r>
      <w:r>
        <w:rPr>
          <w:rFonts w:cstheme="minorHAnsi"/>
        </w:rPr>
        <w:t xml:space="preserve"> (Figure 6)</w:t>
      </w:r>
      <w:r w:rsidRPr="001E54F1">
        <w:rPr>
          <w:rFonts w:cstheme="minorHAnsi"/>
        </w:rPr>
        <w:t xml:space="preserve">. Users must provide a project name, an experiment title and a short label to describe the file being converted. In the case where multiple files are being converted at once, the user needs to provide a project name in this form but will have the opportunity to provide individual experiment titles and short labels </w:t>
      </w:r>
      <w:r w:rsidR="009E0177">
        <w:rPr>
          <w:rFonts w:cstheme="minorHAnsi"/>
        </w:rPr>
        <w:t xml:space="preserve">in a </w:t>
      </w:r>
      <w:r w:rsidRPr="001E54F1">
        <w:rPr>
          <w:rFonts w:cstheme="minorHAnsi"/>
        </w:rPr>
        <w:t xml:space="preserve">special form which is only displayed for this purpose. </w:t>
      </w:r>
      <w:r w:rsidR="009F68C6">
        <w:rPr>
          <w:rFonts w:cstheme="minorHAnsi"/>
        </w:rPr>
        <w:t>Users need to provide contact information for at least one person – usually the data submitter or the primary investigator. A full name, valid e</w:t>
      </w:r>
      <w:r w:rsidR="009E0177">
        <w:rPr>
          <w:rFonts w:cstheme="minorHAnsi"/>
        </w:rPr>
        <w:t>-</w:t>
      </w:r>
      <w:r w:rsidR="009F68C6">
        <w:rPr>
          <w:rFonts w:cstheme="minorHAnsi"/>
        </w:rPr>
        <w:t>mail address and institute contact details are required for each contact. Contacts can be saved as templates to avoid the necessity to re-enter the information at each run of the application. Users also have the option to provide a reference that supports the data being submitted to PRIDE. References can either be provided as free text or use an automatic Pub</w:t>
      </w:r>
      <w:r w:rsidR="009E0177">
        <w:rPr>
          <w:rFonts w:cstheme="minorHAnsi"/>
        </w:rPr>
        <w:t>M</w:t>
      </w:r>
      <w:r w:rsidR="009F68C6">
        <w:rPr>
          <w:rFonts w:cstheme="minorHAnsi"/>
        </w:rPr>
        <w:t xml:space="preserve">ed ID lookup to retrieve the full citation, if indexed and available online. An </w:t>
      </w:r>
      <w:r w:rsidR="009E0177">
        <w:rPr>
          <w:rFonts w:cstheme="minorHAnsi"/>
        </w:rPr>
        <w:t>I</w:t>
      </w:r>
      <w:r w:rsidR="009F68C6">
        <w:rPr>
          <w:rFonts w:cstheme="minorHAnsi"/>
        </w:rPr>
        <w:t>nternet connection is required for this.</w:t>
      </w:r>
    </w:p>
    <w:p w:rsidR="00602371" w:rsidRDefault="00602371" w:rsidP="00602371">
      <w:pPr>
        <w:jc w:val="both"/>
        <w:rPr>
          <w:rFonts w:cstheme="minorHAnsi"/>
        </w:rPr>
      </w:pPr>
    </w:p>
    <w:p w:rsidR="00602371" w:rsidRPr="001E54F1" w:rsidRDefault="00602371" w:rsidP="00603AA0">
      <w:pPr>
        <w:jc w:val="both"/>
        <w:rPr>
          <w:rFonts w:cstheme="minorHAnsi"/>
        </w:rPr>
      </w:pPr>
    </w:p>
    <w:p w:rsidR="00C70693" w:rsidRDefault="00602371" w:rsidP="00602371">
      <w:pPr>
        <w:jc w:val="both"/>
        <w:rPr>
          <w:rFonts w:cstheme="minorHAnsi"/>
        </w:rPr>
      </w:pPr>
      <w:r>
        <w:rPr>
          <w:rFonts w:cstheme="minorHAnsi"/>
        </w:rPr>
        <w:t>A</w:t>
      </w:r>
      <w:r w:rsidR="00213E0A" w:rsidRPr="001E54F1">
        <w:rPr>
          <w:rFonts w:cstheme="minorHAnsi"/>
          <w:noProof/>
        </w:rPr>
        <w:drawing>
          <wp:inline distT="0" distB="0" distL="0" distR="0">
            <wp:extent cx="2624400" cy="1911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rPr>
        <w:t xml:space="preserve"> </w:t>
      </w:r>
      <w:r w:rsidR="00BC6B24" w:rsidRPr="001E54F1">
        <w:rPr>
          <w:rFonts w:cstheme="minorHAnsi"/>
        </w:rPr>
        <w:t xml:space="preserve"> </w:t>
      </w:r>
      <w:r>
        <w:rPr>
          <w:rFonts w:cstheme="minorHAnsi"/>
        </w:rPr>
        <w:t>B</w:t>
      </w:r>
      <w:r w:rsidR="00BC6B24" w:rsidRPr="001E54F1">
        <w:rPr>
          <w:rFonts w:cstheme="minorHAnsi"/>
          <w:noProof/>
        </w:rPr>
        <w:drawing>
          <wp:inline distT="0" distB="0" distL="0" distR="0">
            <wp:extent cx="2624400" cy="19116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f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p>
    <w:p w:rsidR="00602371" w:rsidRDefault="00602371" w:rsidP="00602371">
      <w:pPr>
        <w:jc w:val="center"/>
        <w:rPr>
          <w:rFonts w:cstheme="minorHAnsi"/>
        </w:rPr>
      </w:pPr>
      <w:r w:rsidRPr="00164328">
        <w:rPr>
          <w:rFonts w:cstheme="minorHAnsi"/>
          <w:b/>
        </w:rPr>
        <w:t>Figure 6</w:t>
      </w:r>
      <w:r>
        <w:rPr>
          <w:rFonts w:cstheme="minorHAnsi"/>
        </w:rPr>
        <w:t xml:space="preserve"> – </w:t>
      </w:r>
      <w:r w:rsidRPr="00164328">
        <w:rPr>
          <w:rFonts w:cstheme="minorHAnsi"/>
          <w:i/>
        </w:rPr>
        <w:t>PRIDE Converter 2</w:t>
      </w:r>
      <w:r>
        <w:rPr>
          <w:rFonts w:cstheme="minorHAnsi"/>
        </w:rPr>
        <w:t xml:space="preserve"> Experiment Details form. Panel A shows the single-file </w:t>
      </w:r>
      <w:r w:rsidR="009F68C6">
        <w:rPr>
          <w:rFonts w:cstheme="minorHAnsi"/>
        </w:rPr>
        <w:t xml:space="preserve">conversion </w:t>
      </w:r>
      <w:r>
        <w:rPr>
          <w:rFonts w:cstheme="minorHAnsi"/>
        </w:rPr>
        <w:t xml:space="preserve">mode while panel B shows the </w:t>
      </w:r>
      <w:r w:rsidR="009F68C6">
        <w:rPr>
          <w:rFonts w:cstheme="minorHAnsi"/>
        </w:rPr>
        <w:t xml:space="preserve">additional step that is required to </w:t>
      </w:r>
      <w:r w:rsidR="00BF32A7">
        <w:rPr>
          <w:rFonts w:cstheme="minorHAnsi"/>
        </w:rPr>
        <w:t>provide experiment titles and short labels for each source file to be converted</w:t>
      </w:r>
      <w:r>
        <w:rPr>
          <w:rFonts w:cstheme="minorHAnsi"/>
        </w:rPr>
        <w:t xml:space="preserve">. </w:t>
      </w:r>
    </w:p>
    <w:p w:rsidR="009F68C6" w:rsidRDefault="009F68C6" w:rsidP="00603AA0">
      <w:pPr>
        <w:jc w:val="both"/>
        <w:rPr>
          <w:rFonts w:cstheme="minorHAnsi"/>
        </w:rPr>
      </w:pPr>
    </w:p>
    <w:p w:rsidR="00213E0A" w:rsidRPr="001E54F1" w:rsidRDefault="00FE1887" w:rsidP="00603AA0">
      <w:pPr>
        <w:jc w:val="both"/>
        <w:rPr>
          <w:rFonts w:cstheme="minorHAnsi"/>
        </w:rPr>
      </w:pPr>
      <w:r w:rsidRPr="001E54F1">
        <w:rPr>
          <w:rFonts w:cstheme="minorHAnsi"/>
        </w:rPr>
        <w:t xml:space="preserve"> If multiple files are being converted, the project name will be identical across all files, but the combination of experiment title and short label must be unique to each file. Users can auto-generate placeholder data, based on the project name, but are encouraged to fill in these fields with meaningful information.</w:t>
      </w:r>
    </w:p>
    <w:p w:rsidR="001237D2" w:rsidRPr="001237D2" w:rsidRDefault="00D50B74" w:rsidP="001237D2">
      <w:pPr>
        <w:pStyle w:val="Heading3"/>
        <w:rPr>
          <w:rFonts w:asciiTheme="majorHAnsi" w:hAnsiTheme="majorHAnsi"/>
        </w:rPr>
      </w:pPr>
      <w:bookmarkStart w:id="31" w:name="_Toc334779166"/>
      <w:r>
        <w:rPr>
          <w:rFonts w:asciiTheme="majorHAnsi" w:hAnsiTheme="majorHAnsi"/>
        </w:rPr>
        <w:t>3</w:t>
      </w:r>
      <w:r w:rsidR="008D474E">
        <w:rPr>
          <w:rFonts w:asciiTheme="majorHAnsi" w:hAnsiTheme="majorHAnsi"/>
        </w:rPr>
        <w:t xml:space="preserve">.1.4. </w:t>
      </w:r>
      <w:r w:rsidR="001237D2" w:rsidRPr="001237D2">
        <w:rPr>
          <w:rFonts w:asciiTheme="majorHAnsi" w:hAnsiTheme="majorHAnsi"/>
        </w:rPr>
        <w:t>Sample Description</w:t>
      </w:r>
      <w:bookmarkEnd w:id="31"/>
      <w:r w:rsidR="00C440E8">
        <w:rPr>
          <w:rFonts w:asciiTheme="majorHAnsi" w:hAnsiTheme="majorHAnsi"/>
        </w:rPr>
        <w:t xml:space="preserve">  </w:t>
      </w:r>
    </w:p>
    <w:p w:rsidR="000768E7" w:rsidRDefault="000768E7" w:rsidP="00B31734">
      <w:pPr>
        <w:jc w:val="both"/>
        <w:rPr>
          <w:rFonts w:cstheme="minorHAnsi"/>
        </w:rPr>
      </w:pPr>
    </w:p>
    <w:p w:rsidR="00B31734" w:rsidRDefault="00B31734" w:rsidP="00B31734">
      <w:pPr>
        <w:jc w:val="both"/>
        <w:rPr>
          <w:rFonts w:cstheme="minorHAnsi"/>
        </w:rPr>
      </w:pPr>
      <w:r w:rsidRPr="001E54F1">
        <w:rPr>
          <w:rFonts w:cstheme="minorHAnsi"/>
        </w:rPr>
        <w:t xml:space="preserve">The sample description form </w:t>
      </w:r>
      <w:r>
        <w:rPr>
          <w:rFonts w:cstheme="minorHAnsi"/>
        </w:rPr>
        <w:t xml:space="preserve">(Figure 7) </w:t>
      </w:r>
      <w:r w:rsidRPr="001E54F1">
        <w:rPr>
          <w:rFonts w:cstheme="minorHAnsi"/>
        </w:rPr>
        <w:t xml:space="preserve">allows the user to provide taxonomy, tissue type and cell type annotations using pull-down menus that contain the most commonly used values already in PRIDE. A sample name and species are required. Users still have the possibility to use the comprehensive Ontology Lookup Service (OLS) to look up alternative terms that are not already provided. If multiple files are being converted, the information in the “master report” will be automatically copied over to each file. Users will have the possibility to add file-specific </w:t>
      </w:r>
      <w:r w:rsidR="008C67B6">
        <w:rPr>
          <w:rFonts w:cstheme="minorHAnsi"/>
        </w:rPr>
        <w:t>controlled vocabulary (</w:t>
      </w:r>
      <w:r w:rsidRPr="001E54F1">
        <w:rPr>
          <w:rFonts w:cstheme="minorHAnsi"/>
        </w:rPr>
        <w:t>CV</w:t>
      </w:r>
      <w:r w:rsidR="008C67B6">
        <w:rPr>
          <w:rFonts w:cstheme="minorHAnsi"/>
        </w:rPr>
        <w:t>)</w:t>
      </w:r>
      <w:r w:rsidRPr="001E54F1">
        <w:rPr>
          <w:rFonts w:cstheme="minorHAnsi"/>
        </w:rPr>
        <w:t xml:space="preserve"> terms by clicking on the “add custom sample information” button and selecting the proper source file. Files with custom annotations will be shown in bold. Any annotation coming from the master report will not be editable or </w:t>
      </w:r>
      <w:proofErr w:type="spellStart"/>
      <w:r w:rsidRPr="001E54F1">
        <w:rPr>
          <w:rFonts w:cstheme="minorHAnsi"/>
        </w:rPr>
        <w:t>deletable</w:t>
      </w:r>
      <w:proofErr w:type="spellEnd"/>
      <w:r w:rsidRPr="001E54F1">
        <w:rPr>
          <w:rFonts w:cstheme="minorHAnsi"/>
        </w:rPr>
        <w:t xml:space="preserve"> from the individual files’ panel, but users will be able to add new terms. Any terms added or deleted from the master report view will always be propagated to all files.</w:t>
      </w:r>
    </w:p>
    <w:p w:rsidR="00B31734" w:rsidRPr="001E54F1" w:rsidRDefault="00B31734" w:rsidP="00B31734">
      <w:pPr>
        <w:jc w:val="both"/>
        <w:rPr>
          <w:rFonts w:cstheme="minorHAnsi"/>
        </w:rPr>
      </w:pPr>
    </w:p>
    <w:p w:rsidR="00213E0A" w:rsidRPr="001E54F1" w:rsidRDefault="00513C37" w:rsidP="00B31734">
      <w:pPr>
        <w:jc w:val="both"/>
        <w:rPr>
          <w:rFonts w:cstheme="minorHAnsi"/>
        </w:rPr>
      </w:pPr>
      <w:r>
        <w:rPr>
          <w:rFonts w:cstheme="minorHAnsi"/>
        </w:rPr>
        <w:lastRenderedPageBreak/>
        <w:t xml:space="preserve">A </w:t>
      </w:r>
      <w:r w:rsidR="00BC6B24" w:rsidRPr="001E54F1">
        <w:rPr>
          <w:rFonts w:cstheme="minorHAnsi"/>
          <w:noProof/>
        </w:rPr>
        <w:drawing>
          <wp:inline distT="0" distB="0" distL="0" distR="0">
            <wp:extent cx="2624400" cy="1911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rPr>
        <w:t xml:space="preserve"> B</w:t>
      </w:r>
      <w:r w:rsidR="00907B4B" w:rsidRPr="001E54F1">
        <w:rPr>
          <w:rFonts w:cstheme="minorHAnsi"/>
          <w:noProof/>
        </w:rPr>
        <w:drawing>
          <wp:inline distT="0" distB="0" distL="0" distR="0">
            <wp:extent cx="2624400" cy="1911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ample-noqua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p>
    <w:p w:rsidR="00B31734" w:rsidRDefault="00B31734" w:rsidP="00B31734">
      <w:pPr>
        <w:jc w:val="center"/>
        <w:rPr>
          <w:rFonts w:cstheme="minorHAnsi"/>
        </w:rPr>
      </w:pPr>
      <w:r w:rsidRPr="00164328">
        <w:rPr>
          <w:rFonts w:cstheme="minorHAnsi"/>
          <w:b/>
        </w:rPr>
        <w:t xml:space="preserve">Figure </w:t>
      </w:r>
      <w:r w:rsidR="00BF32A7" w:rsidRPr="00164328">
        <w:rPr>
          <w:rFonts w:cstheme="minorHAnsi"/>
          <w:b/>
        </w:rPr>
        <w:t>7</w:t>
      </w:r>
      <w:r>
        <w:rPr>
          <w:rFonts w:cstheme="minorHAnsi"/>
        </w:rPr>
        <w:t xml:space="preserve"> – </w:t>
      </w:r>
      <w:r w:rsidRPr="00164328">
        <w:rPr>
          <w:rFonts w:cstheme="minorHAnsi"/>
          <w:i/>
        </w:rPr>
        <w:t>PRIDE Converter 2</w:t>
      </w:r>
      <w:r>
        <w:rPr>
          <w:rFonts w:cstheme="minorHAnsi"/>
        </w:rPr>
        <w:t xml:space="preserve"> </w:t>
      </w:r>
      <w:r w:rsidR="00BF32A7">
        <w:rPr>
          <w:rFonts w:cstheme="minorHAnsi"/>
        </w:rPr>
        <w:t>Sample Description</w:t>
      </w:r>
      <w:r>
        <w:rPr>
          <w:rFonts w:cstheme="minorHAnsi"/>
        </w:rPr>
        <w:t xml:space="preserve"> form. Panel A shows the single-file conversion mode while panel B shows the </w:t>
      </w:r>
      <w:r w:rsidR="00BF32A7">
        <w:rPr>
          <w:rFonts w:cstheme="minorHAnsi"/>
        </w:rPr>
        <w:t>how annotation of multiple files</w:t>
      </w:r>
      <w:r>
        <w:rPr>
          <w:rFonts w:cstheme="minorHAnsi"/>
        </w:rPr>
        <w:t xml:space="preserve">. </w:t>
      </w:r>
      <w:r w:rsidR="00BF32A7">
        <w:rPr>
          <w:rFonts w:cstheme="minorHAnsi"/>
        </w:rPr>
        <w:t>Note that, in panel B, the entries for the selected individual file cannot be deleted, as they were set in the ‘Master Record’ tab.</w:t>
      </w:r>
    </w:p>
    <w:p w:rsidR="001237D2" w:rsidRPr="001237D2" w:rsidRDefault="00D50B74" w:rsidP="001237D2">
      <w:pPr>
        <w:pStyle w:val="Heading3"/>
        <w:rPr>
          <w:rFonts w:asciiTheme="majorHAnsi" w:hAnsiTheme="majorHAnsi"/>
        </w:rPr>
      </w:pPr>
      <w:bookmarkStart w:id="32" w:name="_Toc334779167"/>
      <w:r>
        <w:rPr>
          <w:rFonts w:asciiTheme="majorHAnsi" w:hAnsiTheme="majorHAnsi"/>
        </w:rPr>
        <w:t>3</w:t>
      </w:r>
      <w:r w:rsidR="008D474E">
        <w:rPr>
          <w:rFonts w:asciiTheme="majorHAnsi" w:hAnsiTheme="majorHAnsi"/>
        </w:rPr>
        <w:t xml:space="preserve">.1.5. </w:t>
      </w:r>
      <w:r w:rsidR="001237D2" w:rsidRPr="001237D2">
        <w:rPr>
          <w:rFonts w:asciiTheme="majorHAnsi" w:hAnsiTheme="majorHAnsi"/>
        </w:rPr>
        <w:t>Protocol Description</w:t>
      </w:r>
      <w:bookmarkEnd w:id="32"/>
      <w:r w:rsidR="00C440E8">
        <w:rPr>
          <w:rFonts w:asciiTheme="majorHAnsi" w:hAnsiTheme="majorHAnsi"/>
        </w:rPr>
        <w:t xml:space="preserve">  </w:t>
      </w:r>
    </w:p>
    <w:p w:rsidR="000768E7" w:rsidRDefault="000768E7" w:rsidP="00BF32A7">
      <w:pPr>
        <w:jc w:val="both"/>
        <w:rPr>
          <w:rFonts w:cstheme="minorHAnsi"/>
        </w:rPr>
      </w:pPr>
    </w:p>
    <w:p w:rsidR="00BF32A7" w:rsidRPr="001E54F1" w:rsidRDefault="00BF32A7" w:rsidP="00BF32A7">
      <w:pPr>
        <w:jc w:val="both"/>
        <w:rPr>
          <w:rFonts w:cstheme="minorHAnsi"/>
        </w:rPr>
      </w:pPr>
      <w:r>
        <w:rPr>
          <w:rFonts w:cstheme="minorHAnsi"/>
        </w:rPr>
        <w:t xml:space="preserve">In the protocol description form (Figure 8), </w:t>
      </w:r>
      <w:r w:rsidRPr="001E54F1">
        <w:rPr>
          <w:rFonts w:cstheme="minorHAnsi"/>
          <w:i/>
        </w:rPr>
        <w:t>PRIDE Converter 2</w:t>
      </w:r>
      <w:r w:rsidRPr="001E54F1">
        <w:rPr>
          <w:rFonts w:cstheme="minorHAnsi"/>
        </w:rPr>
        <w:t xml:space="preserve"> requires a protocol name to be provided, at minimum. Protocols can have multiple steps, and each step can be described with one or several </w:t>
      </w:r>
      <w:r w:rsidR="008C67B6">
        <w:rPr>
          <w:rFonts w:cstheme="minorHAnsi"/>
        </w:rPr>
        <w:t>CV terms</w:t>
      </w:r>
      <w:r w:rsidRPr="001E54F1">
        <w:rPr>
          <w:rFonts w:cstheme="minorHAnsi"/>
        </w:rPr>
        <w:t xml:space="preserve">. Please look at the templates provided with the tool for examples.  The “Load” button can be used to load existing templates. A popup window will be shown, where users can select the desired template from a list. To save a template once all of the information is correctly entered, users simply need to enter a name (in this case, a protocol name) and click on the “Save” button. A file will be saved to the templates folder in the installation directory of </w:t>
      </w:r>
      <w:r w:rsidRPr="001E54F1">
        <w:rPr>
          <w:rFonts w:cstheme="minorHAnsi"/>
          <w:i/>
        </w:rPr>
        <w:t>PRIDE Converter 2</w:t>
      </w:r>
      <w:r w:rsidRPr="001E54F1">
        <w:rPr>
          <w:rFonts w:cstheme="minorHAnsi"/>
        </w:rPr>
        <w:t>. Should there already be a file with the same name, the user will be prompted to either rename the template or allow the existing one to be overwritten.</w:t>
      </w:r>
    </w:p>
    <w:p w:rsidR="003B5EBE" w:rsidRDefault="003B5EBE" w:rsidP="000115F8">
      <w:pPr>
        <w:jc w:val="both"/>
        <w:rPr>
          <w:rFonts w:cstheme="minorHAnsi"/>
          <w:i/>
        </w:rPr>
      </w:pPr>
    </w:p>
    <w:p w:rsidR="00935F4A" w:rsidRDefault="00603AA0" w:rsidP="000115F8">
      <w:pPr>
        <w:jc w:val="both"/>
        <w:rPr>
          <w:rFonts w:cstheme="minorHAnsi"/>
        </w:rPr>
      </w:pPr>
      <w:r w:rsidRPr="001E54F1">
        <w:rPr>
          <w:rFonts w:cstheme="minorHAnsi"/>
          <w:i/>
        </w:rPr>
        <w:t>PRIDE Converter 2</w:t>
      </w:r>
      <w:r w:rsidRPr="001E54F1">
        <w:rPr>
          <w:rFonts w:cstheme="minorHAnsi"/>
        </w:rPr>
        <w:t xml:space="preserve"> </w:t>
      </w:r>
      <w:r w:rsidR="00CB41F7" w:rsidRPr="001E54F1">
        <w:rPr>
          <w:rFonts w:cstheme="minorHAnsi"/>
        </w:rPr>
        <w:t>p</w:t>
      </w:r>
      <w:r w:rsidRPr="001E54F1">
        <w:rPr>
          <w:rFonts w:cstheme="minorHAnsi"/>
        </w:rPr>
        <w:t xml:space="preserve">rovides the possibility to save commonly-used annotations such as </w:t>
      </w:r>
      <w:r w:rsidR="007B4ABF" w:rsidRPr="001E54F1">
        <w:rPr>
          <w:rFonts w:cstheme="minorHAnsi"/>
        </w:rPr>
        <w:t xml:space="preserve">sample, </w:t>
      </w:r>
      <w:r w:rsidRPr="001E54F1">
        <w:rPr>
          <w:rFonts w:cstheme="minorHAnsi"/>
        </w:rPr>
        <w:t xml:space="preserve">instrumentation and protocols as templates which can be reused in subsequent conversions. A set of basic templates is provided with the tool suite. Users can load and update </w:t>
      </w:r>
      <w:r w:rsidR="005903E9">
        <w:rPr>
          <w:rFonts w:cstheme="minorHAnsi"/>
        </w:rPr>
        <w:t xml:space="preserve">templates </w:t>
      </w:r>
      <w:r w:rsidRPr="001E54F1">
        <w:rPr>
          <w:rFonts w:cstheme="minorHAnsi"/>
        </w:rPr>
        <w:t>to better suit their own requirements.</w:t>
      </w:r>
    </w:p>
    <w:p w:rsidR="000768E7" w:rsidRPr="001E54F1" w:rsidRDefault="000768E7" w:rsidP="000115F8">
      <w:pPr>
        <w:jc w:val="both"/>
        <w:rPr>
          <w:rFonts w:cstheme="minorHAnsi"/>
        </w:rPr>
      </w:pPr>
    </w:p>
    <w:p w:rsidR="005D7CF7"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BF32A7" w:rsidRDefault="00BF32A7" w:rsidP="00BF32A7">
      <w:pPr>
        <w:jc w:val="center"/>
        <w:rPr>
          <w:rFonts w:cstheme="minorHAnsi"/>
        </w:rPr>
      </w:pPr>
      <w:r w:rsidRPr="00164328">
        <w:rPr>
          <w:rFonts w:cstheme="minorHAnsi"/>
          <w:b/>
        </w:rPr>
        <w:t>Figure 8</w:t>
      </w:r>
      <w:r>
        <w:rPr>
          <w:rFonts w:cstheme="minorHAnsi"/>
        </w:rPr>
        <w:t xml:space="preserve"> – </w:t>
      </w:r>
      <w:r w:rsidRPr="00164328">
        <w:rPr>
          <w:rFonts w:cstheme="minorHAnsi"/>
          <w:i/>
        </w:rPr>
        <w:t>PRIDE Converter 2</w:t>
      </w:r>
      <w:r>
        <w:rPr>
          <w:rFonts w:cstheme="minorHAnsi"/>
        </w:rPr>
        <w:t xml:space="preserve"> Protocol Description form. </w:t>
      </w:r>
    </w:p>
    <w:p w:rsidR="008C275E" w:rsidRDefault="008C275E" w:rsidP="00BF32A7">
      <w:pPr>
        <w:jc w:val="center"/>
        <w:rPr>
          <w:rFonts w:cstheme="minorHAnsi"/>
        </w:rPr>
      </w:pPr>
    </w:p>
    <w:p w:rsidR="008C275E" w:rsidRDefault="008C275E" w:rsidP="00BF32A7">
      <w:pPr>
        <w:jc w:val="center"/>
        <w:rPr>
          <w:rFonts w:cstheme="minorHAnsi"/>
        </w:rPr>
      </w:pPr>
    </w:p>
    <w:p w:rsidR="001237D2" w:rsidRPr="001237D2" w:rsidRDefault="00D50B74" w:rsidP="001237D2">
      <w:pPr>
        <w:pStyle w:val="Heading3"/>
        <w:rPr>
          <w:rFonts w:asciiTheme="majorHAnsi" w:hAnsiTheme="majorHAnsi" w:cstheme="minorHAnsi"/>
        </w:rPr>
      </w:pPr>
      <w:bookmarkStart w:id="33" w:name="_Toc334779168"/>
      <w:r>
        <w:rPr>
          <w:rFonts w:asciiTheme="majorHAnsi" w:hAnsiTheme="majorHAnsi"/>
        </w:rPr>
        <w:lastRenderedPageBreak/>
        <w:t>3</w:t>
      </w:r>
      <w:r w:rsidR="008D474E">
        <w:rPr>
          <w:rFonts w:asciiTheme="majorHAnsi" w:hAnsiTheme="majorHAnsi"/>
        </w:rPr>
        <w:t xml:space="preserve">.1.6. </w:t>
      </w:r>
      <w:r w:rsidR="001237D2" w:rsidRPr="001237D2">
        <w:rPr>
          <w:rFonts w:asciiTheme="majorHAnsi" w:hAnsiTheme="majorHAnsi" w:cstheme="minorHAnsi"/>
        </w:rPr>
        <w:t>Instrument Description</w:t>
      </w:r>
      <w:bookmarkEnd w:id="33"/>
      <w:r w:rsidR="00C440E8">
        <w:rPr>
          <w:rFonts w:asciiTheme="majorHAnsi" w:hAnsiTheme="majorHAnsi" w:cstheme="minorHAnsi"/>
        </w:rPr>
        <w:t xml:space="preserve">  </w:t>
      </w:r>
    </w:p>
    <w:p w:rsidR="000768E7" w:rsidRDefault="000768E7" w:rsidP="00BF32A7">
      <w:pPr>
        <w:jc w:val="both"/>
        <w:rPr>
          <w:rFonts w:cstheme="minorHAnsi"/>
        </w:rPr>
      </w:pPr>
    </w:p>
    <w:p w:rsidR="00BF32A7" w:rsidRPr="001E54F1" w:rsidRDefault="00BF32A7" w:rsidP="00BF32A7">
      <w:pPr>
        <w:jc w:val="both"/>
        <w:rPr>
          <w:rFonts w:cstheme="minorHAnsi"/>
        </w:rPr>
      </w:pPr>
      <w:r>
        <w:rPr>
          <w:rFonts w:cstheme="minorHAnsi"/>
        </w:rPr>
        <w:t>The instrument description form (Figure 9)</w:t>
      </w:r>
      <w:r w:rsidRPr="001E54F1">
        <w:rPr>
          <w:rFonts w:cstheme="minorHAnsi"/>
        </w:rPr>
        <w:t xml:space="preserve"> is another form that can use templates, as in most cases, the instrumentation available to a user will not change dramatically over time.</w:t>
      </w:r>
      <w:r w:rsidR="00720AB6">
        <w:rPr>
          <w:rFonts w:cstheme="minorHAnsi"/>
        </w:rPr>
        <w:t xml:space="preserve"> </w:t>
      </w:r>
      <w:proofErr w:type="gramStart"/>
      <w:r w:rsidR="00720AB6">
        <w:rPr>
          <w:rFonts w:cstheme="minorHAnsi"/>
        </w:rPr>
        <w:t>The instrument name in mandatory.</w:t>
      </w:r>
      <w:proofErr w:type="gramEnd"/>
      <w:r w:rsidRPr="001E54F1">
        <w:rPr>
          <w:rFonts w:cstheme="minorHAnsi"/>
        </w:rPr>
        <w:t xml:space="preserve"> “Source”, “Analyzer” and “Detector” elements need to be annotated, preferably with </w:t>
      </w:r>
      <w:r w:rsidR="008C67B6">
        <w:rPr>
          <w:rFonts w:cstheme="minorHAnsi"/>
        </w:rPr>
        <w:t>CV terms</w:t>
      </w:r>
      <w:r w:rsidRPr="001E54F1">
        <w:rPr>
          <w:rFonts w:cstheme="minorHAnsi"/>
        </w:rPr>
        <w:t xml:space="preserve"> from the Proteomics Standards Initiative (PSI) Mass Spectrometry (MS) controlled vocabulary (</w:t>
      </w:r>
      <w:hyperlink r:id="rId25" w:history="1">
        <w:r w:rsidRPr="001E54F1">
          <w:rPr>
            <w:rStyle w:val="Hyperlink"/>
            <w:rFonts w:cstheme="minorHAnsi"/>
          </w:rPr>
          <w:t>http://psidev.cvs.sourceforge.net/viewvc/psidev/psi/psi-ms/mzML/controlledVocabulary/psi-ms.obo</w:t>
        </w:r>
      </w:hyperlink>
      <w:r w:rsidRPr="001E54F1">
        <w:rPr>
          <w:rFonts w:cstheme="minorHAnsi"/>
        </w:rPr>
        <w:t xml:space="preserve">). </w:t>
      </w:r>
    </w:p>
    <w:p w:rsidR="00BF32A7" w:rsidRDefault="00BF32A7" w:rsidP="004807EC">
      <w:pPr>
        <w:jc w:val="center"/>
        <w:rPr>
          <w:rFonts w:cstheme="minorHAnsi"/>
        </w:rPr>
      </w:pPr>
    </w:p>
    <w:p w:rsidR="005D7CF7" w:rsidRPr="001E54F1"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BF32A7" w:rsidRDefault="00BF32A7" w:rsidP="00BF32A7">
      <w:pPr>
        <w:jc w:val="center"/>
        <w:rPr>
          <w:rFonts w:cstheme="minorHAnsi"/>
        </w:rPr>
      </w:pPr>
      <w:r w:rsidRPr="00164328">
        <w:rPr>
          <w:rFonts w:cstheme="minorHAnsi"/>
          <w:b/>
        </w:rPr>
        <w:t>Figure 9</w:t>
      </w:r>
      <w:r>
        <w:rPr>
          <w:rFonts w:cstheme="minorHAnsi"/>
        </w:rPr>
        <w:t xml:space="preserve"> – </w:t>
      </w:r>
      <w:r w:rsidRPr="00164328">
        <w:rPr>
          <w:rFonts w:cstheme="minorHAnsi"/>
          <w:i/>
        </w:rPr>
        <w:t>PRIDE Converter 2</w:t>
      </w:r>
      <w:r>
        <w:rPr>
          <w:rFonts w:cstheme="minorHAnsi"/>
        </w:rPr>
        <w:t xml:space="preserve"> Instrument Description form. </w:t>
      </w:r>
    </w:p>
    <w:p w:rsidR="001237D2" w:rsidRPr="001237D2" w:rsidRDefault="00D50B74" w:rsidP="001237D2">
      <w:pPr>
        <w:pStyle w:val="Heading3"/>
        <w:rPr>
          <w:rFonts w:asciiTheme="majorHAnsi" w:hAnsiTheme="majorHAnsi"/>
        </w:rPr>
      </w:pPr>
      <w:bookmarkStart w:id="34" w:name="_Toc334779169"/>
      <w:r>
        <w:rPr>
          <w:rFonts w:asciiTheme="majorHAnsi" w:hAnsiTheme="majorHAnsi"/>
        </w:rPr>
        <w:t>3</w:t>
      </w:r>
      <w:r w:rsidR="008D474E">
        <w:rPr>
          <w:rFonts w:asciiTheme="majorHAnsi" w:hAnsiTheme="majorHAnsi"/>
        </w:rPr>
        <w:t xml:space="preserve">.1.7. </w:t>
      </w:r>
      <w:r w:rsidR="001237D2" w:rsidRPr="001237D2">
        <w:rPr>
          <w:rFonts w:asciiTheme="majorHAnsi" w:hAnsiTheme="majorHAnsi"/>
        </w:rPr>
        <w:t>Software Processing</w:t>
      </w:r>
      <w:bookmarkEnd w:id="34"/>
      <w:r w:rsidR="00C440E8">
        <w:rPr>
          <w:rFonts w:asciiTheme="majorHAnsi" w:hAnsiTheme="majorHAnsi"/>
        </w:rPr>
        <w:t xml:space="preserve">  </w:t>
      </w:r>
    </w:p>
    <w:p w:rsidR="000768E7" w:rsidRDefault="000768E7" w:rsidP="00675999">
      <w:pPr>
        <w:jc w:val="both"/>
        <w:rPr>
          <w:rFonts w:cstheme="minorHAnsi"/>
        </w:rPr>
      </w:pPr>
    </w:p>
    <w:p w:rsidR="00675999" w:rsidRPr="001E54F1" w:rsidRDefault="00675999" w:rsidP="00675999">
      <w:pPr>
        <w:jc w:val="both"/>
        <w:rPr>
          <w:rFonts w:cstheme="minorHAnsi"/>
        </w:rPr>
      </w:pPr>
      <w:r>
        <w:rPr>
          <w:rFonts w:cstheme="minorHAnsi"/>
        </w:rPr>
        <w:t xml:space="preserve">The software processing form (Figure 10) report information on the software settings and the search database used. </w:t>
      </w:r>
      <w:r w:rsidRPr="001E54F1">
        <w:rPr>
          <w:rFonts w:cstheme="minorHAnsi"/>
        </w:rPr>
        <w:t xml:space="preserve">The “software” and “processing method” information will more often than not be reported directly by the DAO and should not be modified. </w:t>
      </w:r>
      <w:r>
        <w:rPr>
          <w:rFonts w:cstheme="minorHAnsi"/>
          <w:b/>
        </w:rPr>
        <w:t xml:space="preserve">Users should be aware that </w:t>
      </w:r>
      <w:r w:rsidRPr="00675999">
        <w:rPr>
          <w:rFonts w:cstheme="minorHAnsi"/>
          <w:b/>
        </w:rPr>
        <w:t>If converting multiple files</w:t>
      </w:r>
      <w:r>
        <w:rPr>
          <w:rFonts w:cstheme="minorHAnsi"/>
        </w:rPr>
        <w:t>, these two sections will be taken directly from the source file and any additions made to the GUI will not be carried across all converted files.</w:t>
      </w:r>
    </w:p>
    <w:p w:rsidR="00675999" w:rsidRPr="001E54F1" w:rsidRDefault="00675999" w:rsidP="00CA5DD5">
      <w:pPr>
        <w:rPr>
          <w:rFonts w:cstheme="minorHAnsi"/>
        </w:rPr>
      </w:pPr>
    </w:p>
    <w:p w:rsidR="005D7CF7"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75999" w:rsidRDefault="00675999" w:rsidP="00675999">
      <w:pPr>
        <w:jc w:val="center"/>
        <w:rPr>
          <w:rFonts w:cstheme="minorHAnsi"/>
        </w:rPr>
      </w:pPr>
      <w:r w:rsidRPr="00164328">
        <w:rPr>
          <w:rFonts w:cstheme="minorHAnsi"/>
          <w:b/>
        </w:rPr>
        <w:t>Figure 10</w:t>
      </w:r>
      <w:r>
        <w:rPr>
          <w:rFonts w:cstheme="minorHAnsi"/>
        </w:rPr>
        <w:t xml:space="preserve"> </w:t>
      </w:r>
      <w:r w:rsidRPr="00164328">
        <w:rPr>
          <w:rFonts w:cstheme="minorHAnsi"/>
          <w:i/>
        </w:rPr>
        <w:t>– PRIDE Converter 2</w:t>
      </w:r>
      <w:r>
        <w:rPr>
          <w:rFonts w:cstheme="minorHAnsi"/>
        </w:rPr>
        <w:t xml:space="preserve"> Software Processing form. </w:t>
      </w:r>
    </w:p>
    <w:p w:rsidR="00675999" w:rsidRPr="001E54F1" w:rsidRDefault="00675999" w:rsidP="004807EC">
      <w:pPr>
        <w:jc w:val="center"/>
        <w:rPr>
          <w:rFonts w:cstheme="minorHAnsi"/>
        </w:rPr>
      </w:pPr>
    </w:p>
    <w:p w:rsidR="00935F4A" w:rsidRPr="001E54F1" w:rsidRDefault="00CB41F7" w:rsidP="000115F8">
      <w:pPr>
        <w:jc w:val="both"/>
        <w:rPr>
          <w:rFonts w:cstheme="minorHAnsi"/>
        </w:rPr>
      </w:pPr>
      <w:r w:rsidRPr="001E54F1">
        <w:rPr>
          <w:rFonts w:cstheme="minorHAnsi"/>
        </w:rPr>
        <w:lastRenderedPageBreak/>
        <w:t xml:space="preserve">The </w:t>
      </w:r>
      <w:r w:rsidR="00D93951" w:rsidRPr="001E54F1">
        <w:rPr>
          <w:rFonts w:cstheme="minorHAnsi"/>
        </w:rPr>
        <w:t>“</w:t>
      </w:r>
      <w:r w:rsidRPr="001E54F1">
        <w:rPr>
          <w:rFonts w:cstheme="minorHAnsi"/>
        </w:rPr>
        <w:t>search database</w:t>
      </w:r>
      <w:r w:rsidR="00D93951" w:rsidRPr="001E54F1">
        <w:rPr>
          <w:rFonts w:cstheme="minorHAnsi"/>
        </w:rPr>
        <w:t>”</w:t>
      </w:r>
      <w:r w:rsidRPr="001E54F1">
        <w:rPr>
          <w:rFonts w:cstheme="minorHAnsi"/>
        </w:rPr>
        <w:t xml:space="preserve"> mappings will help standardize the names of the sources of the protein sequences that have been used to generate the search databases. The most common source</w:t>
      </w:r>
      <w:r w:rsidR="00D93951" w:rsidRPr="001E54F1">
        <w:rPr>
          <w:rFonts w:cstheme="minorHAnsi"/>
        </w:rPr>
        <w:t>s</w:t>
      </w:r>
      <w:r w:rsidRPr="001E54F1">
        <w:rPr>
          <w:rFonts w:cstheme="minorHAnsi"/>
        </w:rPr>
        <w:t xml:space="preserve"> of protein sequences have been included (Uni</w:t>
      </w:r>
      <w:r w:rsidR="00D93951" w:rsidRPr="001E54F1">
        <w:rPr>
          <w:rFonts w:cstheme="minorHAnsi"/>
        </w:rPr>
        <w:t>P</w:t>
      </w:r>
      <w:r w:rsidRPr="001E54F1">
        <w:rPr>
          <w:rFonts w:cstheme="minorHAnsi"/>
        </w:rPr>
        <w:t>rot</w:t>
      </w:r>
      <w:r w:rsidR="00567A73">
        <w:rPr>
          <w:rFonts w:cstheme="minorHAnsi"/>
        </w:rPr>
        <w:t>KB</w:t>
      </w:r>
      <w:r w:rsidRPr="001E54F1">
        <w:rPr>
          <w:rFonts w:cstheme="minorHAnsi"/>
        </w:rPr>
        <w:t>/Swiss</w:t>
      </w:r>
      <w:r w:rsidR="008C67B6">
        <w:rPr>
          <w:rFonts w:cstheme="minorHAnsi"/>
        </w:rPr>
        <w:t>-</w:t>
      </w:r>
      <w:proofErr w:type="spellStart"/>
      <w:r w:rsidRPr="001E54F1">
        <w:rPr>
          <w:rFonts w:cstheme="minorHAnsi"/>
        </w:rPr>
        <w:t>Prot</w:t>
      </w:r>
      <w:proofErr w:type="spellEnd"/>
      <w:r w:rsidRPr="001E54F1">
        <w:rPr>
          <w:rFonts w:cstheme="minorHAnsi"/>
        </w:rPr>
        <w:t>, Uni</w:t>
      </w:r>
      <w:r w:rsidR="00D93951" w:rsidRPr="001E54F1">
        <w:rPr>
          <w:rFonts w:cstheme="minorHAnsi"/>
        </w:rPr>
        <w:t>P</w:t>
      </w:r>
      <w:r w:rsidRPr="001E54F1">
        <w:rPr>
          <w:rFonts w:cstheme="minorHAnsi"/>
        </w:rPr>
        <w:t>rot</w:t>
      </w:r>
      <w:r w:rsidR="00567A73">
        <w:rPr>
          <w:rFonts w:cstheme="minorHAnsi"/>
        </w:rPr>
        <w:t>KB</w:t>
      </w:r>
      <w:r w:rsidRPr="001E54F1">
        <w:rPr>
          <w:rFonts w:cstheme="minorHAnsi"/>
        </w:rPr>
        <w:t>/</w:t>
      </w:r>
      <w:proofErr w:type="spellStart"/>
      <w:r w:rsidR="008C67B6" w:rsidRPr="001E54F1">
        <w:rPr>
          <w:rFonts w:cstheme="minorHAnsi"/>
        </w:rPr>
        <w:t>Tr</w:t>
      </w:r>
      <w:r w:rsidR="008C67B6">
        <w:rPr>
          <w:rFonts w:cstheme="minorHAnsi"/>
        </w:rPr>
        <w:t>EMBL</w:t>
      </w:r>
      <w:proofErr w:type="spellEnd"/>
      <w:r w:rsidRPr="001E54F1">
        <w:rPr>
          <w:rFonts w:cstheme="minorHAnsi"/>
        </w:rPr>
        <w:t>, I</w:t>
      </w:r>
      <w:r w:rsidR="008C67B6">
        <w:rPr>
          <w:rFonts w:cstheme="minorHAnsi"/>
        </w:rPr>
        <w:t xml:space="preserve">nternational </w:t>
      </w:r>
      <w:r w:rsidRPr="001E54F1">
        <w:rPr>
          <w:rFonts w:cstheme="minorHAnsi"/>
        </w:rPr>
        <w:t>P</w:t>
      </w:r>
      <w:r w:rsidR="008C67B6">
        <w:rPr>
          <w:rFonts w:cstheme="minorHAnsi"/>
        </w:rPr>
        <w:t xml:space="preserve">rotein </w:t>
      </w:r>
      <w:r w:rsidRPr="001E54F1">
        <w:rPr>
          <w:rFonts w:cstheme="minorHAnsi"/>
        </w:rPr>
        <w:t>I</w:t>
      </w:r>
      <w:r w:rsidR="008C67B6">
        <w:rPr>
          <w:rFonts w:cstheme="minorHAnsi"/>
        </w:rPr>
        <w:t>ndex (IPI)</w:t>
      </w:r>
      <w:r w:rsidRPr="001E54F1">
        <w:rPr>
          <w:rFonts w:cstheme="minorHAnsi"/>
        </w:rPr>
        <w:t xml:space="preserve">, </w:t>
      </w:r>
      <w:proofErr w:type="spellStart"/>
      <w:r w:rsidRPr="001E54F1">
        <w:rPr>
          <w:rFonts w:cstheme="minorHAnsi"/>
        </w:rPr>
        <w:t>Ensembl</w:t>
      </w:r>
      <w:proofErr w:type="spellEnd"/>
      <w:r w:rsidRPr="001E54F1">
        <w:rPr>
          <w:rFonts w:cstheme="minorHAnsi"/>
        </w:rPr>
        <w:t xml:space="preserve">, </w:t>
      </w:r>
      <w:proofErr w:type="spellStart"/>
      <w:r w:rsidRPr="001E54F1">
        <w:rPr>
          <w:rFonts w:cstheme="minorHAnsi"/>
        </w:rPr>
        <w:t>RefSeq</w:t>
      </w:r>
      <w:proofErr w:type="spellEnd"/>
      <w:r w:rsidRPr="001E54F1">
        <w:rPr>
          <w:rFonts w:cstheme="minorHAnsi"/>
        </w:rPr>
        <w:t xml:space="preserve">, </w:t>
      </w:r>
      <w:r w:rsidR="00D93951" w:rsidRPr="001E54F1">
        <w:rPr>
          <w:rFonts w:cstheme="minorHAnsi"/>
        </w:rPr>
        <w:t>NCBI nr database</w:t>
      </w:r>
      <w:r w:rsidRPr="001E54F1">
        <w:rPr>
          <w:rFonts w:cstheme="minorHAnsi"/>
        </w:rPr>
        <w:t>) and the users are encouraged to provide either a release number or the date the search database was built. Users can also manually enter a custom database name, if the supplied options are not appropriate.</w:t>
      </w:r>
      <w:r w:rsidR="00675999">
        <w:rPr>
          <w:rFonts w:cstheme="minorHAnsi"/>
        </w:rPr>
        <w:t xml:space="preserve"> The “curated database name” is mandatory, but the “curated database version”, while desired, is not. A warning will be generated if the database version is omitted however.</w:t>
      </w:r>
    </w:p>
    <w:p w:rsidR="00CB41F7" w:rsidRPr="001237D2" w:rsidRDefault="00D50B74" w:rsidP="001237D2">
      <w:pPr>
        <w:pStyle w:val="Heading3"/>
        <w:rPr>
          <w:rFonts w:asciiTheme="majorHAnsi" w:hAnsiTheme="majorHAnsi"/>
        </w:rPr>
      </w:pPr>
      <w:bookmarkStart w:id="35" w:name="_Toc334779170"/>
      <w:r>
        <w:rPr>
          <w:rFonts w:asciiTheme="majorHAnsi" w:hAnsiTheme="majorHAnsi"/>
        </w:rPr>
        <w:t>3</w:t>
      </w:r>
      <w:r w:rsidR="008D474E">
        <w:rPr>
          <w:rFonts w:asciiTheme="majorHAnsi" w:hAnsiTheme="majorHAnsi"/>
        </w:rPr>
        <w:t xml:space="preserve">.1.8. </w:t>
      </w:r>
      <w:r w:rsidR="001237D2" w:rsidRPr="001237D2">
        <w:rPr>
          <w:rFonts w:asciiTheme="majorHAnsi" w:hAnsiTheme="majorHAnsi"/>
        </w:rPr>
        <w:t>PTMs</w:t>
      </w:r>
      <w:bookmarkEnd w:id="35"/>
      <w:r w:rsidR="00C440E8">
        <w:rPr>
          <w:rFonts w:asciiTheme="majorHAnsi" w:hAnsiTheme="majorHAnsi"/>
        </w:rPr>
        <w:t xml:space="preserve">  </w:t>
      </w:r>
    </w:p>
    <w:p w:rsidR="000768E7" w:rsidRDefault="000768E7" w:rsidP="00675999">
      <w:pPr>
        <w:jc w:val="both"/>
        <w:rPr>
          <w:rFonts w:cstheme="minorHAnsi"/>
        </w:rPr>
      </w:pPr>
    </w:p>
    <w:p w:rsidR="00675999" w:rsidRPr="001E54F1" w:rsidRDefault="00675999" w:rsidP="00675999">
      <w:pPr>
        <w:jc w:val="both"/>
        <w:rPr>
          <w:rFonts w:cstheme="minorHAnsi"/>
        </w:rPr>
      </w:pPr>
      <w:r w:rsidRPr="001E54F1">
        <w:rPr>
          <w:rFonts w:cstheme="minorHAnsi"/>
        </w:rPr>
        <w:t>The next step is the review and/or correction of PTM assignments</w:t>
      </w:r>
      <w:r>
        <w:rPr>
          <w:rFonts w:cstheme="minorHAnsi"/>
        </w:rPr>
        <w:t xml:space="preserve"> (Figure 11)</w:t>
      </w:r>
      <w:r w:rsidRPr="001E54F1">
        <w:rPr>
          <w:rFonts w:cstheme="minorHAnsi"/>
        </w:rPr>
        <w:t xml:space="preserve">. Please refer to the section entitled “PRIDE Converter Automatic PTM Assignment” for more information on how PTMs are assigned and how they can be manually corrected or annotated. </w:t>
      </w:r>
    </w:p>
    <w:p w:rsidR="00675999" w:rsidRDefault="00675999" w:rsidP="004807EC">
      <w:pPr>
        <w:jc w:val="center"/>
        <w:rPr>
          <w:rFonts w:cstheme="minorHAnsi"/>
        </w:rPr>
      </w:pPr>
    </w:p>
    <w:p w:rsidR="005D7CF7"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75999" w:rsidRDefault="00675999" w:rsidP="00675999">
      <w:pPr>
        <w:jc w:val="center"/>
        <w:rPr>
          <w:rFonts w:cstheme="minorHAnsi"/>
        </w:rPr>
      </w:pPr>
      <w:r w:rsidRPr="00164328">
        <w:rPr>
          <w:rFonts w:cstheme="minorHAnsi"/>
          <w:b/>
        </w:rPr>
        <w:t>Figure 11</w:t>
      </w:r>
      <w:r>
        <w:rPr>
          <w:rFonts w:cstheme="minorHAnsi"/>
        </w:rPr>
        <w:t xml:space="preserve"> – </w:t>
      </w:r>
      <w:r w:rsidRPr="00164328">
        <w:rPr>
          <w:rFonts w:cstheme="minorHAnsi"/>
          <w:i/>
        </w:rPr>
        <w:t>PRIDE Converter 2</w:t>
      </w:r>
      <w:r>
        <w:rPr>
          <w:rFonts w:cstheme="minorHAnsi"/>
        </w:rPr>
        <w:t xml:space="preserve"> PTM form. </w:t>
      </w:r>
    </w:p>
    <w:p w:rsidR="001237D2" w:rsidRPr="001237D2" w:rsidRDefault="00D50B74" w:rsidP="001237D2">
      <w:pPr>
        <w:pStyle w:val="Heading3"/>
        <w:rPr>
          <w:rFonts w:asciiTheme="majorHAnsi" w:hAnsiTheme="majorHAnsi"/>
        </w:rPr>
      </w:pPr>
      <w:bookmarkStart w:id="36" w:name="_Toc334779171"/>
      <w:r>
        <w:rPr>
          <w:rFonts w:asciiTheme="majorHAnsi" w:hAnsiTheme="majorHAnsi"/>
        </w:rPr>
        <w:t>3</w:t>
      </w:r>
      <w:r w:rsidR="008D474E">
        <w:rPr>
          <w:rFonts w:asciiTheme="majorHAnsi" w:hAnsiTheme="majorHAnsi"/>
        </w:rPr>
        <w:t>.1.9</w:t>
      </w:r>
      <w:r w:rsidR="008C67B6">
        <w:rPr>
          <w:rFonts w:asciiTheme="majorHAnsi" w:hAnsiTheme="majorHAnsi"/>
        </w:rPr>
        <w:t xml:space="preserve">. </w:t>
      </w:r>
      <w:r w:rsidR="001237D2" w:rsidRPr="001237D2">
        <w:rPr>
          <w:rFonts w:asciiTheme="majorHAnsi" w:hAnsiTheme="majorHAnsi"/>
        </w:rPr>
        <w:t>Review</w:t>
      </w:r>
      <w:bookmarkEnd w:id="36"/>
      <w:r w:rsidR="00C440E8">
        <w:rPr>
          <w:rFonts w:asciiTheme="majorHAnsi" w:hAnsiTheme="majorHAnsi"/>
        </w:rPr>
        <w:t xml:space="preserve">  </w:t>
      </w:r>
    </w:p>
    <w:p w:rsidR="000768E7" w:rsidRDefault="000768E7" w:rsidP="00675999">
      <w:pPr>
        <w:jc w:val="both"/>
        <w:rPr>
          <w:rFonts w:cstheme="minorHAnsi"/>
        </w:rPr>
      </w:pPr>
    </w:p>
    <w:p w:rsidR="00675999" w:rsidRPr="001E54F1" w:rsidRDefault="00675999" w:rsidP="00675999">
      <w:pPr>
        <w:jc w:val="both"/>
        <w:rPr>
          <w:rFonts w:cstheme="minorHAnsi"/>
        </w:rPr>
      </w:pPr>
      <w:r w:rsidRPr="001E54F1">
        <w:rPr>
          <w:rFonts w:cstheme="minorHAnsi"/>
        </w:rPr>
        <w:t>Once all of the required annotations are provided, the GUI displays a quick review screen before proceeding to copy the metadata across all report files</w:t>
      </w:r>
      <w:r>
        <w:rPr>
          <w:rFonts w:cstheme="minorHAnsi"/>
        </w:rPr>
        <w:t xml:space="preserve"> (Figure 12)</w:t>
      </w:r>
      <w:r w:rsidRPr="001E54F1">
        <w:rPr>
          <w:rFonts w:cstheme="minorHAnsi"/>
        </w:rPr>
        <w:t xml:space="preserve">. Any warnings generated by the automatic form validation that occurs at each step will be displayed here. </w:t>
      </w:r>
      <w:r>
        <w:rPr>
          <w:rFonts w:cstheme="minorHAnsi"/>
        </w:rPr>
        <w:t xml:space="preserve">If multiple files are being converted at once, the total number of input files will also be shown. Users can add additional experiment-level </w:t>
      </w:r>
      <w:r w:rsidR="00455DFD">
        <w:rPr>
          <w:rFonts w:cstheme="minorHAnsi"/>
        </w:rPr>
        <w:t xml:space="preserve">CV terms </w:t>
      </w:r>
      <w:r>
        <w:rPr>
          <w:rFonts w:cstheme="minorHAnsi"/>
        </w:rPr>
        <w:t xml:space="preserve">that would reflect the experiment as a whole but are not appropriate in any of the previous sections. The DAOs and </w:t>
      </w:r>
      <w:r w:rsidRPr="00164328">
        <w:rPr>
          <w:rFonts w:cstheme="minorHAnsi"/>
          <w:i/>
        </w:rPr>
        <w:t>PRIDE Converter 2</w:t>
      </w:r>
      <w:r>
        <w:rPr>
          <w:rFonts w:cstheme="minorHAnsi"/>
        </w:rPr>
        <w:t xml:space="preserve"> itself will automatically add </w:t>
      </w:r>
      <w:proofErr w:type="spellStart"/>
      <w:r>
        <w:rPr>
          <w:rFonts w:cstheme="minorHAnsi"/>
        </w:rPr>
        <w:t>params</w:t>
      </w:r>
      <w:proofErr w:type="spellEnd"/>
      <w:r>
        <w:rPr>
          <w:rFonts w:cstheme="minorHAnsi"/>
        </w:rPr>
        <w:t xml:space="preserve"> for ‘XML generation software’ and ‘Original MS data file format’.</w:t>
      </w:r>
    </w:p>
    <w:p w:rsidR="00675999" w:rsidRDefault="00675999" w:rsidP="004807EC">
      <w:pPr>
        <w:jc w:val="center"/>
        <w:rPr>
          <w:rFonts w:cstheme="minorHAnsi"/>
        </w:rPr>
      </w:pPr>
    </w:p>
    <w:p w:rsidR="005D7CF7" w:rsidRDefault="005D7CF7" w:rsidP="004807EC">
      <w:pPr>
        <w:jc w:val="center"/>
        <w:rPr>
          <w:rFonts w:cstheme="minorHAnsi"/>
        </w:rPr>
      </w:pPr>
      <w:r w:rsidRPr="001E54F1">
        <w:rPr>
          <w:rFonts w:cstheme="minorHAnsi"/>
          <w:noProof/>
        </w:rPr>
        <w:lastRenderedPageBreak/>
        <w:drawing>
          <wp:inline distT="0" distB="0" distL="0" distR="0">
            <wp:extent cx="3402000" cy="2476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75999" w:rsidRDefault="00675999" w:rsidP="00675999">
      <w:pPr>
        <w:jc w:val="center"/>
        <w:rPr>
          <w:rFonts w:cstheme="minorHAnsi"/>
        </w:rPr>
      </w:pPr>
      <w:r w:rsidRPr="00164328">
        <w:rPr>
          <w:rFonts w:cstheme="minorHAnsi"/>
          <w:b/>
        </w:rPr>
        <w:t>Figure 12</w:t>
      </w:r>
      <w:r>
        <w:rPr>
          <w:rFonts w:cstheme="minorHAnsi"/>
        </w:rPr>
        <w:t xml:space="preserve"> – </w:t>
      </w:r>
      <w:r w:rsidRPr="00164328">
        <w:rPr>
          <w:rFonts w:cstheme="minorHAnsi"/>
          <w:i/>
        </w:rPr>
        <w:t>PRIDE Converter 2</w:t>
      </w:r>
      <w:r>
        <w:rPr>
          <w:rFonts w:cstheme="minorHAnsi"/>
        </w:rPr>
        <w:t xml:space="preserve"> Review form. </w:t>
      </w:r>
    </w:p>
    <w:p w:rsidR="00675999" w:rsidRPr="001E54F1" w:rsidRDefault="00675999" w:rsidP="004807EC">
      <w:pPr>
        <w:jc w:val="center"/>
        <w:rPr>
          <w:rFonts w:cstheme="minorHAnsi"/>
        </w:rPr>
      </w:pPr>
    </w:p>
    <w:p w:rsidR="00CD62E7" w:rsidRPr="001E54F1" w:rsidRDefault="00CD62E7" w:rsidP="00CD62E7">
      <w:pPr>
        <w:jc w:val="both"/>
        <w:rPr>
          <w:rFonts w:cstheme="minorHAnsi"/>
        </w:rPr>
      </w:pPr>
      <w:r>
        <w:rPr>
          <w:rFonts w:cstheme="minorHAnsi"/>
        </w:rPr>
        <w:t>Updating the report file (if performing a single conversion) or copying the data across all report files (if converting multiple files) can take anywhere between seconds and several minutes and is directly proportional to the number of files that need to be updated.</w:t>
      </w:r>
    </w:p>
    <w:p w:rsidR="00603AA0" w:rsidRPr="001237D2" w:rsidRDefault="00D50B74" w:rsidP="001237D2">
      <w:pPr>
        <w:pStyle w:val="Heading3"/>
        <w:rPr>
          <w:rFonts w:asciiTheme="majorHAnsi" w:hAnsiTheme="majorHAnsi"/>
        </w:rPr>
      </w:pPr>
      <w:bookmarkStart w:id="37" w:name="_Toc334779172"/>
      <w:r>
        <w:rPr>
          <w:rFonts w:asciiTheme="majorHAnsi" w:hAnsiTheme="majorHAnsi"/>
        </w:rPr>
        <w:t>3</w:t>
      </w:r>
      <w:r w:rsidR="00455DFD">
        <w:rPr>
          <w:rFonts w:asciiTheme="majorHAnsi" w:hAnsiTheme="majorHAnsi"/>
        </w:rPr>
        <w:t>.1</w:t>
      </w:r>
      <w:r w:rsidR="008D474E">
        <w:rPr>
          <w:rFonts w:asciiTheme="majorHAnsi" w:hAnsiTheme="majorHAnsi"/>
        </w:rPr>
        <w:t>.10</w:t>
      </w:r>
      <w:r w:rsidR="00455DFD">
        <w:rPr>
          <w:rFonts w:asciiTheme="majorHAnsi" w:hAnsiTheme="majorHAnsi"/>
        </w:rPr>
        <w:t xml:space="preserve">. </w:t>
      </w:r>
      <w:r w:rsidR="001237D2" w:rsidRPr="001237D2">
        <w:rPr>
          <w:rFonts w:asciiTheme="majorHAnsi" w:hAnsiTheme="majorHAnsi"/>
        </w:rPr>
        <w:t>File Export</w:t>
      </w:r>
      <w:bookmarkEnd w:id="37"/>
      <w:r w:rsidR="00C440E8">
        <w:rPr>
          <w:rFonts w:asciiTheme="majorHAnsi" w:hAnsiTheme="majorHAnsi"/>
        </w:rPr>
        <w:t xml:space="preserve">  </w:t>
      </w:r>
    </w:p>
    <w:p w:rsidR="000768E7" w:rsidRDefault="000768E7" w:rsidP="00C72361">
      <w:pPr>
        <w:jc w:val="both"/>
        <w:rPr>
          <w:rFonts w:cstheme="minorHAnsi"/>
        </w:rPr>
      </w:pPr>
    </w:p>
    <w:p w:rsidR="00C72361" w:rsidRDefault="00C72361" w:rsidP="00C72361">
      <w:pPr>
        <w:jc w:val="both"/>
        <w:rPr>
          <w:rFonts w:cstheme="minorHAnsi"/>
        </w:rPr>
      </w:pPr>
      <w:r w:rsidRPr="001E54F1">
        <w:rPr>
          <w:rFonts w:cstheme="minorHAnsi"/>
        </w:rPr>
        <w:t>The next step is the generation of the PRIDE XML files</w:t>
      </w:r>
      <w:r w:rsidR="00CD62E7">
        <w:rPr>
          <w:rFonts w:cstheme="minorHAnsi"/>
        </w:rPr>
        <w:t xml:space="preserve"> (Figure 13)</w:t>
      </w:r>
      <w:r w:rsidRPr="001E54F1">
        <w:rPr>
          <w:rFonts w:cstheme="minorHAnsi"/>
        </w:rPr>
        <w:t xml:space="preserve">. Alternatively, the graphical conversion process can be halted at this point, as all of the report files are now complete and validated and the conversion process can be scripted and batched using the </w:t>
      </w:r>
      <w:r w:rsidR="00045824">
        <w:rPr>
          <w:rFonts w:cstheme="minorHAnsi"/>
        </w:rPr>
        <w:t>Command Line Interface (</w:t>
      </w:r>
      <w:r w:rsidRPr="001E54F1">
        <w:rPr>
          <w:rFonts w:cstheme="minorHAnsi"/>
        </w:rPr>
        <w:t>CLI</w:t>
      </w:r>
      <w:r w:rsidR="00045824">
        <w:rPr>
          <w:rFonts w:cstheme="minorHAnsi"/>
        </w:rPr>
        <w:t>)</w:t>
      </w:r>
      <w:r w:rsidRPr="001E54F1">
        <w:rPr>
          <w:rFonts w:cstheme="minorHAnsi"/>
        </w:rPr>
        <w:t xml:space="preserve">. This is generally only practical for users who need to convert a significantly large number of files and who have access to a cluster of computers where the conversions can be parallelized. In most cases, a single desktop machine with sufficient memory and disk space will be more than sufficient.  </w:t>
      </w:r>
    </w:p>
    <w:p w:rsidR="003B5EBE" w:rsidRDefault="003B5EBE" w:rsidP="00C72361">
      <w:pPr>
        <w:jc w:val="both"/>
        <w:rPr>
          <w:rFonts w:cstheme="minorHAnsi"/>
          <w:i/>
        </w:rPr>
      </w:pPr>
    </w:p>
    <w:p w:rsidR="00CD62E7" w:rsidRPr="001E54F1" w:rsidRDefault="00CD62E7" w:rsidP="00C72361">
      <w:pPr>
        <w:jc w:val="both"/>
        <w:rPr>
          <w:rFonts w:cstheme="minorHAnsi"/>
        </w:rPr>
      </w:pPr>
      <w:r w:rsidRPr="00164328">
        <w:rPr>
          <w:rFonts w:cstheme="minorHAnsi"/>
          <w:i/>
        </w:rPr>
        <w:t>PRIDE Converter 2</w:t>
      </w:r>
      <w:r>
        <w:rPr>
          <w:rFonts w:cstheme="minorHAnsi"/>
        </w:rPr>
        <w:t xml:space="preserve"> can generate compressed files using the </w:t>
      </w:r>
      <w:proofErr w:type="spellStart"/>
      <w:r>
        <w:rPr>
          <w:rFonts w:cstheme="minorHAnsi"/>
        </w:rPr>
        <w:t>gzip</w:t>
      </w:r>
      <w:proofErr w:type="spellEnd"/>
      <w:r>
        <w:rPr>
          <w:rFonts w:cstheme="minorHAnsi"/>
        </w:rPr>
        <w:t xml:space="preserve"> algorithm to save on disk space. This is enabled by default, as is the option to remove any temporary work files, such as report files, once the application exits. </w:t>
      </w:r>
      <w:r w:rsidRPr="00164328">
        <w:rPr>
          <w:rFonts w:cstheme="minorHAnsi"/>
          <w:i/>
        </w:rPr>
        <w:t>PRIDE Converter</w:t>
      </w:r>
      <w:r w:rsidR="00CA01C6" w:rsidRPr="00164328">
        <w:rPr>
          <w:rFonts w:cstheme="minorHAnsi"/>
          <w:i/>
        </w:rPr>
        <w:t xml:space="preserve"> 2</w:t>
      </w:r>
      <w:r>
        <w:rPr>
          <w:rFonts w:cstheme="minorHAnsi"/>
        </w:rPr>
        <w:t xml:space="preserve"> will always include all spectra in the generated PRIDE XML file unless the “include only identified” spectra option is selected. If the experiment contains interaction data that would benefit from being submitted to the </w:t>
      </w:r>
      <w:proofErr w:type="gramStart"/>
      <w:r>
        <w:rPr>
          <w:rFonts w:cstheme="minorHAnsi"/>
        </w:rPr>
        <w:t>IntAct</w:t>
      </w:r>
      <w:proofErr w:type="gramEnd"/>
      <w:r>
        <w:rPr>
          <w:rFonts w:cstheme="minorHAnsi"/>
        </w:rPr>
        <w:t xml:space="preserve"> interaction database</w:t>
      </w:r>
      <w:r w:rsidR="00CA01C6">
        <w:rPr>
          <w:rFonts w:cstheme="minorHAnsi"/>
        </w:rPr>
        <w:t xml:space="preserve"> (</w:t>
      </w:r>
      <w:hyperlink r:id="rId30" w:history="1">
        <w:r w:rsidR="00CA01C6" w:rsidRPr="00CA01C6">
          <w:rPr>
            <w:rStyle w:val="Hyperlink"/>
            <w:rFonts w:cstheme="minorHAnsi"/>
          </w:rPr>
          <w:t>http://www.ebi.ac.uk/intact</w:t>
        </w:r>
      </w:hyperlink>
      <w:r w:rsidR="00CA01C6">
        <w:rPr>
          <w:rFonts w:cstheme="minorHAnsi"/>
        </w:rPr>
        <w:t>)</w:t>
      </w:r>
      <w:r>
        <w:rPr>
          <w:rFonts w:cstheme="minorHAnsi"/>
        </w:rPr>
        <w:t xml:space="preserve"> at the EBI, users are encouraged to select the relevant option in the export dialog. This will add a </w:t>
      </w:r>
      <w:r w:rsidR="00CA01C6">
        <w:rPr>
          <w:rFonts w:cstheme="minorHAnsi"/>
        </w:rPr>
        <w:t xml:space="preserve">CV term </w:t>
      </w:r>
      <w:r>
        <w:rPr>
          <w:rFonts w:cstheme="minorHAnsi"/>
        </w:rPr>
        <w:t xml:space="preserve">in the generated XML file that will be recognized by the submission process and the person </w:t>
      </w:r>
      <w:r w:rsidR="007D6088">
        <w:rPr>
          <w:rFonts w:cstheme="minorHAnsi"/>
        </w:rPr>
        <w:t xml:space="preserve">whose contact details have been captured </w:t>
      </w:r>
      <w:r>
        <w:rPr>
          <w:rFonts w:cstheme="minorHAnsi"/>
        </w:rPr>
        <w:t xml:space="preserve">will be </w:t>
      </w:r>
      <w:r w:rsidR="007D6088">
        <w:rPr>
          <w:rFonts w:cstheme="minorHAnsi"/>
        </w:rPr>
        <w:t xml:space="preserve">contacted by an </w:t>
      </w:r>
      <w:proofErr w:type="gramStart"/>
      <w:r w:rsidR="007D6088">
        <w:rPr>
          <w:rFonts w:cstheme="minorHAnsi"/>
        </w:rPr>
        <w:t>IntAct</w:t>
      </w:r>
      <w:proofErr w:type="gramEnd"/>
      <w:r w:rsidR="007D6088">
        <w:rPr>
          <w:rFonts w:cstheme="minorHAnsi"/>
        </w:rPr>
        <w:t xml:space="preserve"> curator for further discussion.</w:t>
      </w:r>
    </w:p>
    <w:p w:rsidR="00C72361" w:rsidRDefault="00C72361" w:rsidP="004807EC">
      <w:pPr>
        <w:jc w:val="center"/>
        <w:rPr>
          <w:rFonts w:cstheme="minorHAnsi"/>
        </w:rPr>
      </w:pPr>
    </w:p>
    <w:p w:rsidR="005D7CF7" w:rsidRDefault="005D7CF7" w:rsidP="004807EC">
      <w:pPr>
        <w:jc w:val="center"/>
        <w:rPr>
          <w:rFonts w:cstheme="minorHAnsi"/>
        </w:rPr>
      </w:pPr>
      <w:r w:rsidRPr="001E54F1">
        <w:rPr>
          <w:rFonts w:cstheme="minorHAnsi"/>
          <w:noProof/>
        </w:rPr>
        <w:lastRenderedPageBreak/>
        <w:drawing>
          <wp:inline distT="0" distB="0" distL="0" distR="0">
            <wp:extent cx="3402000" cy="24768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C72361" w:rsidRDefault="00C72361" w:rsidP="00C72361">
      <w:pPr>
        <w:jc w:val="center"/>
        <w:rPr>
          <w:rFonts w:cstheme="minorHAnsi"/>
        </w:rPr>
      </w:pPr>
      <w:r w:rsidRPr="00164328">
        <w:rPr>
          <w:rFonts w:cstheme="minorHAnsi"/>
          <w:b/>
        </w:rPr>
        <w:t>Figure 13</w:t>
      </w:r>
      <w:r>
        <w:rPr>
          <w:rFonts w:cstheme="minorHAnsi"/>
        </w:rPr>
        <w:t xml:space="preserve"> – </w:t>
      </w:r>
      <w:r w:rsidRPr="00164328">
        <w:rPr>
          <w:rFonts w:cstheme="minorHAnsi"/>
          <w:i/>
        </w:rPr>
        <w:t>PRIDE Converter 2</w:t>
      </w:r>
      <w:r>
        <w:rPr>
          <w:rFonts w:cstheme="minorHAnsi"/>
        </w:rPr>
        <w:t xml:space="preserve"> File Export form. </w:t>
      </w:r>
    </w:p>
    <w:p w:rsidR="007D6088" w:rsidRDefault="007D6088" w:rsidP="00C72361">
      <w:pPr>
        <w:jc w:val="center"/>
        <w:rPr>
          <w:rFonts w:cstheme="minorHAnsi"/>
        </w:rPr>
      </w:pPr>
    </w:p>
    <w:p w:rsidR="00CD62E7" w:rsidRDefault="007D6088" w:rsidP="00CD62E7">
      <w:pPr>
        <w:jc w:val="both"/>
        <w:rPr>
          <w:rFonts w:cstheme="minorHAnsi"/>
        </w:rPr>
      </w:pPr>
      <w:r>
        <w:rPr>
          <w:rFonts w:cstheme="minorHAnsi"/>
        </w:rPr>
        <w:t>This panel also sets the various filtering options, which are discussed in greater detail in the section entitled “PRIDE XML Filter”.</w:t>
      </w:r>
    </w:p>
    <w:p w:rsidR="007D6088" w:rsidRDefault="007D6088" w:rsidP="00CD62E7">
      <w:pPr>
        <w:jc w:val="both"/>
        <w:rPr>
          <w:rFonts w:cstheme="minorHAnsi"/>
        </w:rPr>
      </w:pPr>
    </w:p>
    <w:p w:rsidR="00C72361" w:rsidRDefault="00CD62E7" w:rsidP="004005CE">
      <w:pPr>
        <w:jc w:val="both"/>
        <w:rPr>
          <w:rFonts w:cstheme="minorHAnsi"/>
        </w:rPr>
      </w:pPr>
      <w:r>
        <w:rPr>
          <w:rFonts w:cstheme="minorHAnsi"/>
        </w:rPr>
        <w:t xml:space="preserve">Generating the PRIDE XML files can take anywhere between minutes and hours. This is proportional to the size, number and complexity of the source files. Users should ensure that they have sufficient disk space. If filtering is enabled, the full PRIDE XML file is first written to disk, then written again in its filtered form after it has been processed. The report file and the intermediate PRIDE XML file are only deleted when </w:t>
      </w:r>
      <w:r w:rsidRPr="00164328">
        <w:rPr>
          <w:rFonts w:cstheme="minorHAnsi"/>
          <w:i/>
        </w:rPr>
        <w:t>PRIDE Converter 2</w:t>
      </w:r>
      <w:r>
        <w:rPr>
          <w:rFonts w:cstheme="minorHAnsi"/>
        </w:rPr>
        <w:t xml:space="preserve"> exits if the “remove temporary files” option is selected. </w:t>
      </w:r>
    </w:p>
    <w:p w:rsidR="001237D2" w:rsidRPr="001237D2" w:rsidRDefault="00D50B74" w:rsidP="001237D2">
      <w:pPr>
        <w:pStyle w:val="Heading3"/>
        <w:rPr>
          <w:rFonts w:asciiTheme="majorHAnsi" w:hAnsiTheme="majorHAnsi"/>
        </w:rPr>
      </w:pPr>
      <w:bookmarkStart w:id="38" w:name="_Toc334779173"/>
      <w:r>
        <w:rPr>
          <w:rFonts w:asciiTheme="majorHAnsi" w:hAnsiTheme="majorHAnsi"/>
        </w:rPr>
        <w:t>3</w:t>
      </w:r>
      <w:r w:rsidR="006045D1">
        <w:rPr>
          <w:rFonts w:asciiTheme="majorHAnsi" w:hAnsiTheme="majorHAnsi"/>
        </w:rPr>
        <w:t>.1</w:t>
      </w:r>
      <w:r w:rsidR="008D474E">
        <w:rPr>
          <w:rFonts w:asciiTheme="majorHAnsi" w:hAnsiTheme="majorHAnsi"/>
        </w:rPr>
        <w:t>.11</w:t>
      </w:r>
      <w:r w:rsidR="006045D1">
        <w:rPr>
          <w:rFonts w:asciiTheme="majorHAnsi" w:hAnsiTheme="majorHAnsi"/>
        </w:rPr>
        <w:t xml:space="preserve">. </w:t>
      </w:r>
      <w:r w:rsidR="001237D2" w:rsidRPr="001237D2">
        <w:rPr>
          <w:rFonts w:asciiTheme="majorHAnsi" w:hAnsiTheme="majorHAnsi"/>
        </w:rPr>
        <w:t>Validation Report</w:t>
      </w:r>
      <w:bookmarkEnd w:id="38"/>
      <w:r w:rsidR="00C440E8">
        <w:rPr>
          <w:rFonts w:asciiTheme="majorHAnsi" w:hAnsiTheme="majorHAnsi"/>
        </w:rPr>
        <w:t xml:space="preserve">  </w:t>
      </w:r>
    </w:p>
    <w:p w:rsidR="000768E7" w:rsidRDefault="000768E7" w:rsidP="007D6088">
      <w:pPr>
        <w:jc w:val="both"/>
        <w:rPr>
          <w:rFonts w:cstheme="minorHAnsi"/>
        </w:rPr>
      </w:pPr>
    </w:p>
    <w:p w:rsidR="007D6088" w:rsidRDefault="007D6088" w:rsidP="007D6088">
      <w:pPr>
        <w:jc w:val="both"/>
        <w:rPr>
          <w:rFonts w:cstheme="minorHAnsi"/>
        </w:rPr>
      </w:pPr>
      <w:r w:rsidRPr="001E54F1">
        <w:rPr>
          <w:rFonts w:cstheme="minorHAnsi"/>
        </w:rPr>
        <w:t>Once the PRIDE XML files are written, a status report is shown, indicating how many PRIDE XML files have been generated</w:t>
      </w:r>
      <w:r>
        <w:rPr>
          <w:rFonts w:cstheme="minorHAnsi"/>
        </w:rPr>
        <w:t xml:space="preserve"> (Figure 14)</w:t>
      </w:r>
      <w:r w:rsidRPr="001E54F1">
        <w:rPr>
          <w:rFonts w:cstheme="minorHAnsi"/>
        </w:rPr>
        <w:t xml:space="preserve">. </w:t>
      </w:r>
    </w:p>
    <w:p w:rsidR="003B5EBE" w:rsidRPr="001E54F1" w:rsidRDefault="003B5EBE" w:rsidP="007D6088">
      <w:pPr>
        <w:jc w:val="both"/>
        <w:rPr>
          <w:rFonts w:cstheme="minorHAnsi"/>
        </w:rPr>
      </w:pPr>
    </w:p>
    <w:p w:rsidR="005D7CF7" w:rsidRPr="001E54F1"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7D6088" w:rsidRDefault="007D6088" w:rsidP="007D6088">
      <w:pPr>
        <w:jc w:val="center"/>
        <w:rPr>
          <w:rFonts w:cstheme="minorHAnsi"/>
        </w:rPr>
      </w:pPr>
      <w:r w:rsidRPr="00164328">
        <w:rPr>
          <w:rFonts w:cstheme="minorHAnsi"/>
          <w:b/>
        </w:rPr>
        <w:t>Figure 14</w:t>
      </w:r>
      <w:r>
        <w:rPr>
          <w:rFonts w:cstheme="minorHAnsi"/>
        </w:rPr>
        <w:t xml:space="preserve"> – </w:t>
      </w:r>
      <w:r w:rsidRPr="00164328">
        <w:rPr>
          <w:rFonts w:cstheme="minorHAnsi"/>
          <w:i/>
        </w:rPr>
        <w:t>PRIDE Converter 2</w:t>
      </w:r>
      <w:r>
        <w:rPr>
          <w:rFonts w:cstheme="minorHAnsi"/>
        </w:rPr>
        <w:t xml:space="preserve"> Validation Report form. </w:t>
      </w:r>
    </w:p>
    <w:p w:rsidR="008C275E" w:rsidRDefault="008C275E" w:rsidP="007D6088">
      <w:pPr>
        <w:jc w:val="center"/>
        <w:rPr>
          <w:rFonts w:cstheme="minorHAnsi"/>
        </w:rPr>
      </w:pPr>
    </w:p>
    <w:p w:rsidR="008C275E" w:rsidRDefault="008C275E" w:rsidP="007D6088">
      <w:pPr>
        <w:jc w:val="center"/>
        <w:rPr>
          <w:rFonts w:cstheme="minorHAnsi"/>
        </w:rPr>
      </w:pPr>
    </w:p>
    <w:p w:rsidR="008C275E" w:rsidRDefault="008C275E" w:rsidP="007D6088">
      <w:pPr>
        <w:jc w:val="center"/>
        <w:rPr>
          <w:rFonts w:cstheme="minorHAnsi"/>
        </w:rPr>
      </w:pPr>
    </w:p>
    <w:p w:rsidR="00E65CB7" w:rsidRPr="001237D2" w:rsidRDefault="00D50B74" w:rsidP="001237D2">
      <w:pPr>
        <w:pStyle w:val="Heading3"/>
        <w:rPr>
          <w:rFonts w:asciiTheme="majorHAnsi" w:hAnsiTheme="majorHAnsi"/>
          <w:noProof/>
        </w:rPr>
      </w:pPr>
      <w:bookmarkStart w:id="39" w:name="_Toc334779174"/>
      <w:r>
        <w:rPr>
          <w:rFonts w:asciiTheme="majorHAnsi" w:hAnsiTheme="majorHAnsi"/>
          <w:noProof/>
        </w:rPr>
        <w:lastRenderedPageBreak/>
        <w:t>3</w:t>
      </w:r>
      <w:r w:rsidR="006045D1">
        <w:rPr>
          <w:rFonts w:asciiTheme="majorHAnsi" w:hAnsiTheme="majorHAnsi"/>
          <w:noProof/>
        </w:rPr>
        <w:t>.1</w:t>
      </w:r>
      <w:r w:rsidR="008D474E">
        <w:rPr>
          <w:rFonts w:asciiTheme="majorHAnsi" w:hAnsiTheme="majorHAnsi"/>
          <w:noProof/>
        </w:rPr>
        <w:t>.12</w:t>
      </w:r>
      <w:r w:rsidR="006045D1">
        <w:rPr>
          <w:rFonts w:asciiTheme="majorHAnsi" w:hAnsiTheme="majorHAnsi"/>
          <w:noProof/>
        </w:rPr>
        <w:t xml:space="preserve">. </w:t>
      </w:r>
      <w:r w:rsidR="001237D2" w:rsidRPr="001237D2">
        <w:rPr>
          <w:rFonts w:asciiTheme="majorHAnsi" w:hAnsiTheme="majorHAnsi"/>
          <w:noProof/>
        </w:rPr>
        <w:t>Helpful Tools</w:t>
      </w:r>
      <w:bookmarkEnd w:id="39"/>
      <w:r w:rsidR="00C440E8">
        <w:rPr>
          <w:rFonts w:asciiTheme="majorHAnsi" w:hAnsiTheme="majorHAnsi"/>
          <w:noProof/>
        </w:rPr>
        <w:t xml:space="preserve">  </w:t>
      </w:r>
    </w:p>
    <w:p w:rsidR="000768E7" w:rsidRDefault="000768E7" w:rsidP="00164328">
      <w:pPr>
        <w:jc w:val="both"/>
        <w:rPr>
          <w:rFonts w:cstheme="minorHAnsi"/>
        </w:rPr>
      </w:pPr>
    </w:p>
    <w:p w:rsidR="007D6088" w:rsidRPr="001E54F1" w:rsidRDefault="007D6088" w:rsidP="00164328">
      <w:pPr>
        <w:jc w:val="both"/>
        <w:rPr>
          <w:rFonts w:cstheme="minorHAnsi"/>
        </w:rPr>
      </w:pPr>
      <w:r w:rsidRPr="001E54F1">
        <w:rPr>
          <w:rFonts w:cstheme="minorHAnsi"/>
        </w:rPr>
        <w:t xml:space="preserve">The final screen </w:t>
      </w:r>
      <w:r>
        <w:rPr>
          <w:rFonts w:cstheme="minorHAnsi"/>
        </w:rPr>
        <w:t xml:space="preserve">(Figure 15) </w:t>
      </w:r>
      <w:r w:rsidRPr="001E54F1">
        <w:rPr>
          <w:rFonts w:cstheme="minorHAnsi"/>
        </w:rPr>
        <w:t xml:space="preserve">of the GUI invites users to review the generated PRIDE XML files using the PRIDE Inspector tool </w:t>
      </w:r>
      <w:r w:rsidR="006045D1">
        <w:rPr>
          <w:rFonts w:cstheme="minorHAnsi"/>
        </w:rPr>
        <w:t>(</w:t>
      </w:r>
      <w:hyperlink r:id="rId33" w:history="1">
        <w:r w:rsidR="006045D1" w:rsidRPr="006045D1">
          <w:rPr>
            <w:rStyle w:val="Hyperlink"/>
            <w:rFonts w:cstheme="minorHAnsi"/>
          </w:rPr>
          <w:t>http://code.google.com/p/pride-toolsuite/wiki/PRIDEInspector</w:t>
        </w:r>
      </w:hyperlink>
      <w:r w:rsidR="006045D1">
        <w:rPr>
          <w:rFonts w:cstheme="minorHAnsi"/>
        </w:rPr>
        <w:t xml:space="preserve">) </w:t>
      </w:r>
      <w:r w:rsidRPr="001E54F1">
        <w:rPr>
          <w:rFonts w:cstheme="minorHAnsi"/>
        </w:rPr>
        <w:t xml:space="preserve">and to submit their data </w:t>
      </w:r>
      <w:r w:rsidRPr="001E54F1">
        <w:rPr>
          <w:rFonts w:cstheme="minorHAnsi"/>
          <w:i/>
        </w:rPr>
        <w:t>via</w:t>
      </w:r>
      <w:r w:rsidRPr="001E54F1">
        <w:rPr>
          <w:rFonts w:cstheme="minorHAnsi"/>
        </w:rPr>
        <w:t xml:space="preserve"> the ProteomeXchange (PX) consortium</w:t>
      </w:r>
      <w:r w:rsidR="006045D1">
        <w:rPr>
          <w:rFonts w:cstheme="minorHAnsi"/>
        </w:rPr>
        <w:t xml:space="preserve"> (</w:t>
      </w:r>
      <w:hyperlink r:id="rId34" w:history="1">
        <w:r w:rsidR="006045D1" w:rsidRPr="006045D1">
          <w:rPr>
            <w:rStyle w:val="Hyperlink"/>
            <w:rFonts w:cstheme="minorHAnsi"/>
          </w:rPr>
          <w:t>http://www.proteomexchange.org</w:t>
        </w:r>
      </w:hyperlink>
      <w:r w:rsidR="006045D1">
        <w:rPr>
          <w:rFonts w:cstheme="minorHAnsi"/>
        </w:rPr>
        <w:t>)</w:t>
      </w:r>
      <w:r w:rsidRPr="001E54F1">
        <w:rPr>
          <w:rFonts w:cstheme="minorHAnsi"/>
        </w:rPr>
        <w:t xml:space="preserve">. </w:t>
      </w:r>
    </w:p>
    <w:p w:rsidR="007D6088" w:rsidRDefault="007D6088" w:rsidP="00164328">
      <w:pPr>
        <w:jc w:val="both"/>
        <w:rPr>
          <w:rFonts w:cstheme="minorHAnsi"/>
        </w:rPr>
      </w:pPr>
    </w:p>
    <w:p w:rsidR="005D7CF7" w:rsidRPr="001E54F1"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7D6088" w:rsidRDefault="007D6088" w:rsidP="007D6088">
      <w:pPr>
        <w:jc w:val="center"/>
        <w:rPr>
          <w:rFonts w:cstheme="minorHAnsi"/>
        </w:rPr>
      </w:pPr>
      <w:r w:rsidRPr="00164328">
        <w:rPr>
          <w:rFonts w:cstheme="minorHAnsi"/>
          <w:b/>
        </w:rPr>
        <w:t>Figure 15</w:t>
      </w:r>
      <w:r>
        <w:rPr>
          <w:rFonts w:cstheme="minorHAnsi"/>
        </w:rPr>
        <w:t xml:space="preserve"> – </w:t>
      </w:r>
      <w:r w:rsidRPr="00164328">
        <w:rPr>
          <w:rFonts w:cstheme="minorHAnsi"/>
          <w:i/>
        </w:rPr>
        <w:t>PRIDE Converter 2</w:t>
      </w:r>
      <w:r>
        <w:rPr>
          <w:rFonts w:cstheme="minorHAnsi"/>
        </w:rPr>
        <w:t xml:space="preserve"> Helpful Tools form. </w:t>
      </w:r>
    </w:p>
    <w:p w:rsidR="00122664" w:rsidRPr="00A317FD" w:rsidRDefault="00D50B74" w:rsidP="000E3E56">
      <w:pPr>
        <w:pStyle w:val="Heading2"/>
        <w:rPr>
          <w:rFonts w:asciiTheme="majorHAnsi" w:hAnsiTheme="majorHAnsi" w:cstheme="minorHAnsi"/>
        </w:rPr>
      </w:pPr>
      <w:bookmarkStart w:id="40" w:name="_Toc334779175"/>
      <w:r>
        <w:rPr>
          <w:rFonts w:asciiTheme="majorHAnsi" w:hAnsiTheme="majorHAnsi" w:cstheme="minorHAnsi"/>
        </w:rPr>
        <w:t>3</w:t>
      </w:r>
      <w:r w:rsidR="008D474E">
        <w:rPr>
          <w:rFonts w:asciiTheme="majorHAnsi" w:hAnsiTheme="majorHAnsi" w:cstheme="minorHAnsi"/>
        </w:rPr>
        <w:t>.2</w:t>
      </w:r>
      <w:r w:rsidR="006045D1">
        <w:rPr>
          <w:rFonts w:asciiTheme="majorHAnsi" w:hAnsiTheme="majorHAnsi" w:cstheme="minorHAnsi"/>
        </w:rPr>
        <w:t xml:space="preserve">. </w:t>
      </w:r>
      <w:r w:rsidR="00122664" w:rsidRPr="00A317FD">
        <w:rPr>
          <w:rFonts w:asciiTheme="majorHAnsi" w:hAnsiTheme="majorHAnsi" w:cstheme="minorHAnsi"/>
        </w:rPr>
        <w:t>PRIDE mzTab Generator</w:t>
      </w:r>
      <w:bookmarkEnd w:id="40"/>
      <w:r w:rsidR="00C440E8">
        <w:rPr>
          <w:rFonts w:asciiTheme="majorHAnsi" w:hAnsiTheme="majorHAnsi" w:cstheme="minorHAnsi"/>
        </w:rPr>
        <w:t xml:space="preserve">  </w:t>
      </w:r>
    </w:p>
    <w:p w:rsidR="00495ABC" w:rsidRPr="001237D2" w:rsidRDefault="00D50B74" w:rsidP="00495ABC">
      <w:pPr>
        <w:pStyle w:val="Heading3"/>
        <w:jc w:val="both"/>
        <w:rPr>
          <w:rFonts w:asciiTheme="majorHAnsi" w:hAnsiTheme="majorHAnsi"/>
        </w:rPr>
      </w:pPr>
      <w:bookmarkStart w:id="41" w:name="_Toc328747237"/>
      <w:bookmarkStart w:id="42" w:name="_Toc334779176"/>
      <w:r>
        <w:rPr>
          <w:rFonts w:asciiTheme="majorHAnsi" w:hAnsiTheme="majorHAnsi"/>
        </w:rPr>
        <w:t>3</w:t>
      </w:r>
      <w:r w:rsidR="00495ABC">
        <w:rPr>
          <w:rFonts w:asciiTheme="majorHAnsi" w:hAnsiTheme="majorHAnsi"/>
        </w:rPr>
        <w:t xml:space="preserve">.2.1. </w:t>
      </w:r>
      <w:r w:rsidR="00495ABC" w:rsidRPr="001237D2">
        <w:rPr>
          <w:rFonts w:asciiTheme="majorHAnsi" w:hAnsiTheme="majorHAnsi"/>
        </w:rPr>
        <w:t>Format Selection</w:t>
      </w:r>
      <w:bookmarkEnd w:id="41"/>
      <w:bookmarkEnd w:id="42"/>
      <w:r w:rsidR="00C440E8">
        <w:rPr>
          <w:rFonts w:asciiTheme="majorHAnsi" w:hAnsiTheme="majorHAnsi"/>
        </w:rPr>
        <w:t xml:space="preserve">  </w:t>
      </w:r>
    </w:p>
    <w:p w:rsidR="000768E7" w:rsidRDefault="000768E7" w:rsidP="00495ABC">
      <w:pPr>
        <w:jc w:val="both"/>
        <w:rPr>
          <w:rFonts w:cstheme="minorHAnsi"/>
        </w:rPr>
      </w:pPr>
    </w:p>
    <w:p w:rsidR="00495ABC" w:rsidRDefault="00495ABC" w:rsidP="00495ABC">
      <w:pPr>
        <w:jc w:val="both"/>
        <w:rPr>
          <w:rFonts w:cstheme="minorHAnsi"/>
        </w:rPr>
      </w:pPr>
      <w:r>
        <w:rPr>
          <w:rFonts w:cstheme="minorHAnsi"/>
        </w:rPr>
        <w:t xml:space="preserve">The input format selection form for the PRIDE mzTab Generator is identical to the one used in PRIDE Converter 2 (Figure 4), with the exception that </w:t>
      </w:r>
      <w:proofErr w:type="spellStart"/>
      <w:r>
        <w:rPr>
          <w:rFonts w:cstheme="minorHAnsi"/>
        </w:rPr>
        <w:t>peaklist</w:t>
      </w:r>
      <w:proofErr w:type="spellEnd"/>
      <w:r>
        <w:rPr>
          <w:rFonts w:cstheme="minorHAnsi"/>
        </w:rPr>
        <w:t>-only formats are disabled and cannot be selected.</w:t>
      </w:r>
    </w:p>
    <w:p w:rsidR="00D67B3D" w:rsidRPr="001237D2" w:rsidRDefault="00D67B3D" w:rsidP="00D67B3D">
      <w:pPr>
        <w:pStyle w:val="Heading3"/>
        <w:jc w:val="both"/>
        <w:rPr>
          <w:rFonts w:asciiTheme="majorHAnsi" w:hAnsiTheme="majorHAnsi"/>
        </w:rPr>
      </w:pPr>
      <w:bookmarkStart w:id="43" w:name="_Toc328747238"/>
      <w:bookmarkStart w:id="44" w:name="_Toc329248675"/>
      <w:bookmarkStart w:id="45" w:name="_Toc328747239"/>
      <w:bookmarkStart w:id="46" w:name="_Toc334779177"/>
      <w:r>
        <w:rPr>
          <w:rFonts w:asciiTheme="majorHAnsi" w:hAnsiTheme="majorHAnsi"/>
        </w:rPr>
        <w:t>3.2.2. File</w:t>
      </w:r>
      <w:r w:rsidRPr="001237D2">
        <w:rPr>
          <w:rFonts w:asciiTheme="majorHAnsi" w:hAnsiTheme="majorHAnsi"/>
        </w:rPr>
        <w:t xml:space="preserve"> Selection</w:t>
      </w:r>
      <w:bookmarkEnd w:id="43"/>
      <w:bookmarkEnd w:id="44"/>
      <w:bookmarkEnd w:id="46"/>
      <w:r>
        <w:rPr>
          <w:rFonts w:asciiTheme="majorHAnsi" w:hAnsiTheme="majorHAnsi"/>
        </w:rPr>
        <w:t xml:space="preserve">  </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 xml:space="preserve">The look and usability of the file selection form for the PRIDE mzTab Generator is almost identical to that described in the “File Selection” section of the PRIDE Converter 2 GUI user guide, with the addition of 4 mzTab-specific configuration options (Figure 16).  </w:t>
      </w:r>
    </w:p>
    <w:p w:rsidR="00D67B3D" w:rsidRPr="00ED420E" w:rsidRDefault="00D67B3D" w:rsidP="00D67B3D">
      <w:pPr>
        <w:rPr>
          <w:rFonts w:cstheme="minorHAnsi"/>
        </w:rPr>
      </w:pPr>
    </w:p>
    <w:p w:rsidR="00D67B3D" w:rsidRPr="00ED420E" w:rsidRDefault="00D67B3D" w:rsidP="00D67B3D">
      <w:pPr>
        <w:jc w:val="center"/>
        <w:rPr>
          <w:rFonts w:cstheme="minorHAnsi"/>
        </w:rPr>
      </w:pPr>
      <w:r w:rsidRPr="00ED420E">
        <w:rPr>
          <w:rFonts w:cstheme="minorHAnsi"/>
          <w:noProof/>
        </w:rPr>
        <w:drawing>
          <wp:inline distT="0" distB="0" distL="0" distR="0">
            <wp:extent cx="3402000" cy="247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tab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D67B3D" w:rsidRPr="00ED420E" w:rsidRDefault="00D67B3D" w:rsidP="00D67B3D">
      <w:pPr>
        <w:jc w:val="center"/>
        <w:rPr>
          <w:rFonts w:cstheme="minorHAnsi"/>
        </w:rPr>
      </w:pPr>
      <w:r w:rsidRPr="00620B99">
        <w:rPr>
          <w:rFonts w:cstheme="minorHAnsi"/>
          <w:b/>
        </w:rPr>
        <w:lastRenderedPageBreak/>
        <w:t>Figure 16</w:t>
      </w:r>
      <w:r>
        <w:rPr>
          <w:rFonts w:cstheme="minorHAnsi"/>
        </w:rPr>
        <w:t xml:space="preserve"> – PRIDE mzTab Generator File Selection form.</w:t>
      </w:r>
    </w:p>
    <w:p w:rsidR="00D67B3D" w:rsidRDefault="00D67B3D" w:rsidP="00D67B3D">
      <w:pPr>
        <w:jc w:val="center"/>
        <w:rPr>
          <w:rFonts w:cstheme="minorHAnsi"/>
        </w:rPr>
      </w:pPr>
    </w:p>
    <w:p w:rsidR="00D67B3D" w:rsidRPr="00ED420E" w:rsidRDefault="00D67B3D" w:rsidP="00D67B3D">
      <w:pPr>
        <w:jc w:val="both"/>
        <w:rPr>
          <w:rFonts w:cstheme="minorHAnsi"/>
        </w:rPr>
      </w:pPr>
      <w:r>
        <w:rPr>
          <w:rFonts w:cstheme="minorHAnsi"/>
        </w:rPr>
        <w:t xml:space="preserve">The DAO options, if any, will be identical to those present in the PRIDE Converter 2 and will be stored in the mzTab file. In order to avoid unpredictable DAO behaviour, users </w:t>
      </w:r>
      <w:r>
        <w:rPr>
          <w:rFonts w:cstheme="minorHAnsi"/>
          <w:b/>
        </w:rPr>
        <w:t>must</w:t>
      </w:r>
      <w:r>
        <w:rPr>
          <w:rFonts w:cstheme="minorHAnsi"/>
        </w:rPr>
        <w:t xml:space="preserve"> use the same settings when generating the mzTab files and when using the PRIDE Converter 2. As the options are stored in both the report file and the mzTab file, validity checks will be performed to ensure that both sets of options are </w:t>
      </w:r>
      <w:r w:rsidRPr="00ED420E">
        <w:rPr>
          <w:rFonts w:cstheme="minorHAnsi"/>
        </w:rPr>
        <w:t>identical. Any differences will cause an exception and the Conversion process will be blocked until all options match.</w:t>
      </w:r>
    </w:p>
    <w:p w:rsidR="00D67B3D" w:rsidRDefault="00D67B3D" w:rsidP="00D67B3D"/>
    <w:p w:rsidR="00D67B3D" w:rsidRPr="00D67B3D" w:rsidRDefault="00D67B3D" w:rsidP="00D67B3D">
      <w:pPr>
        <w:pStyle w:val="Heading4"/>
        <w:rPr>
          <w:rFonts w:asciiTheme="majorHAnsi" w:hAnsiTheme="majorHAnsi"/>
        </w:rPr>
      </w:pPr>
      <w:bookmarkStart w:id="47" w:name="_Toc329248676"/>
      <w:bookmarkStart w:id="48" w:name="_Toc334779178"/>
      <w:r w:rsidRPr="00D67B3D">
        <w:rPr>
          <w:rFonts w:asciiTheme="majorHAnsi" w:hAnsiTheme="majorHAnsi"/>
        </w:rPr>
        <w:t>3.2.2.1. Adding Gel-based information</w:t>
      </w:r>
      <w:bookmarkEnd w:id="47"/>
      <w:bookmarkEnd w:id="48"/>
      <w:r w:rsidRPr="00D67B3D">
        <w:rPr>
          <w:rFonts w:asciiTheme="majorHAnsi" w:hAnsiTheme="majorHAnsi"/>
        </w:rPr>
        <w:t xml:space="preserve">  </w:t>
      </w:r>
    </w:p>
    <w:p w:rsidR="00D67B3D" w:rsidRDefault="00D67B3D" w:rsidP="00D67B3D">
      <w:pPr>
        <w:jc w:val="both"/>
        <w:rPr>
          <w:rFonts w:cstheme="minorHAnsi"/>
        </w:rPr>
      </w:pPr>
      <w:r>
        <w:rPr>
          <w:rFonts w:cstheme="minorHAnsi"/>
        </w:rPr>
        <w:t xml:space="preserve">The “gel identifier” option is used to set </w:t>
      </w:r>
      <w:r w:rsidRPr="0057137E">
        <w:rPr>
          <w:rFonts w:cstheme="minorHAnsi"/>
        </w:rPr>
        <w:t>the gel</w:t>
      </w:r>
      <w:r>
        <w:rPr>
          <w:rFonts w:cstheme="minorHAnsi"/>
        </w:rPr>
        <w:t xml:space="preserve"> </w:t>
      </w:r>
      <w:r w:rsidRPr="0057137E">
        <w:rPr>
          <w:rFonts w:cstheme="minorHAnsi"/>
        </w:rPr>
        <w:t>identifier to be</w:t>
      </w:r>
      <w:r>
        <w:rPr>
          <w:rFonts w:cstheme="minorHAnsi"/>
        </w:rPr>
        <w:t xml:space="preserve"> </w:t>
      </w:r>
      <w:r w:rsidRPr="0057137E">
        <w:rPr>
          <w:rFonts w:cstheme="minorHAnsi"/>
        </w:rPr>
        <w:t>used for</w:t>
      </w:r>
      <w:r>
        <w:rPr>
          <w:rFonts w:cstheme="minorHAnsi"/>
        </w:rPr>
        <w:t xml:space="preserve"> </w:t>
      </w:r>
      <w:r w:rsidRPr="0057137E">
        <w:rPr>
          <w:rFonts w:cstheme="minorHAnsi"/>
        </w:rPr>
        <w:t>identifications in</w:t>
      </w:r>
      <w:r>
        <w:rPr>
          <w:rFonts w:cstheme="minorHAnsi"/>
        </w:rPr>
        <w:t xml:space="preserve"> </w:t>
      </w:r>
      <w:r w:rsidRPr="0057137E">
        <w:rPr>
          <w:rFonts w:cstheme="minorHAnsi"/>
        </w:rPr>
        <w:t>the generated mzTab</w:t>
      </w:r>
      <w:r>
        <w:rPr>
          <w:rFonts w:cstheme="minorHAnsi"/>
        </w:rPr>
        <w:t xml:space="preserve"> </w:t>
      </w:r>
      <w:r w:rsidRPr="0057137E">
        <w:rPr>
          <w:rFonts w:cstheme="minorHAnsi"/>
        </w:rPr>
        <w:t>file.</w:t>
      </w:r>
      <w:r>
        <w:rPr>
          <w:rFonts w:cstheme="minorHAnsi"/>
        </w:rPr>
        <w:t xml:space="preserve"> This identifier should correspond to the gel’s “name” in the publication (</w:t>
      </w:r>
      <w:proofErr w:type="spellStart"/>
      <w:r>
        <w:rPr>
          <w:rFonts w:cstheme="minorHAnsi"/>
        </w:rPr>
        <w:t>f.e</w:t>
      </w:r>
      <w:proofErr w:type="spellEnd"/>
      <w:r>
        <w:rPr>
          <w:rFonts w:cstheme="minorHAnsi"/>
        </w:rPr>
        <w:t xml:space="preserve">. “Gel A”, “Gel B” </w:t>
      </w:r>
      <w:r w:rsidRPr="00C5413F">
        <w:rPr>
          <w:rFonts w:cstheme="minorHAnsi"/>
          <w:i/>
        </w:rPr>
        <w:t>etc</w:t>
      </w:r>
      <w:r>
        <w:rPr>
          <w:rFonts w:cstheme="minorHAnsi"/>
        </w:rPr>
        <w:t>.). It should enable reviewers and readers to easily link the submitted data to the data presented in the corresponding manuscript.</w:t>
      </w:r>
      <w:r w:rsidRPr="0057137E">
        <w:rPr>
          <w:rFonts w:cstheme="minorHAnsi"/>
        </w:rPr>
        <w:t xml:space="preserve"> </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 xml:space="preserve">The “gel spot identifier” option </w:t>
      </w:r>
      <w:r w:rsidRPr="0057137E">
        <w:rPr>
          <w:rFonts w:cstheme="minorHAnsi"/>
        </w:rPr>
        <w:t>sets the gel spot</w:t>
      </w:r>
      <w:r>
        <w:rPr>
          <w:rFonts w:cstheme="minorHAnsi"/>
        </w:rPr>
        <w:t xml:space="preserve"> </w:t>
      </w:r>
      <w:r w:rsidRPr="0057137E">
        <w:rPr>
          <w:rFonts w:cstheme="minorHAnsi"/>
        </w:rPr>
        <w:t>identifier to be</w:t>
      </w:r>
      <w:r>
        <w:rPr>
          <w:rFonts w:cstheme="minorHAnsi"/>
        </w:rPr>
        <w:t xml:space="preserve"> </w:t>
      </w:r>
      <w:r w:rsidRPr="0057137E">
        <w:rPr>
          <w:rFonts w:cstheme="minorHAnsi"/>
        </w:rPr>
        <w:t>used for</w:t>
      </w:r>
      <w:r>
        <w:rPr>
          <w:rFonts w:cstheme="minorHAnsi"/>
        </w:rPr>
        <w:t xml:space="preserve"> </w:t>
      </w:r>
      <w:r w:rsidRPr="0057137E">
        <w:rPr>
          <w:rFonts w:cstheme="minorHAnsi"/>
        </w:rPr>
        <w:t>identifications in</w:t>
      </w:r>
      <w:r>
        <w:rPr>
          <w:rFonts w:cstheme="minorHAnsi"/>
        </w:rPr>
        <w:t xml:space="preserve"> </w:t>
      </w:r>
      <w:r w:rsidRPr="0057137E">
        <w:rPr>
          <w:rFonts w:cstheme="minorHAnsi"/>
        </w:rPr>
        <w:t>the generated mzTab file.</w:t>
      </w:r>
      <w:r>
        <w:rPr>
          <w:rFonts w:cstheme="minorHAnsi"/>
        </w:rPr>
        <w:t xml:space="preserve"> This represents the gel spot’s description used in the manuscript – similar to the “gel identifier” for the gel itself. Expected values would be “Spot 1”, “Spot 2”, </w:t>
      </w:r>
      <w:r>
        <w:rPr>
          <w:rFonts w:cstheme="minorHAnsi"/>
          <w:i/>
        </w:rPr>
        <w:t>etc.</w:t>
      </w:r>
      <w:r>
        <w:rPr>
          <w:rFonts w:cstheme="minorHAnsi"/>
        </w:rPr>
        <w:t xml:space="preserve"> Together with the “gel identifier” it is therefore possible for the reviewer and reader to unambiguously link findings presented in the manuscript to specific identifications reported in the PRIDE XML file.</w:t>
      </w:r>
      <w:r w:rsidRPr="0057137E">
        <w:rPr>
          <w:rFonts w:cstheme="minorHAnsi"/>
        </w:rPr>
        <w:t xml:space="preserve"> This</w:t>
      </w:r>
      <w:r>
        <w:rPr>
          <w:rFonts w:cstheme="minorHAnsi"/>
        </w:rPr>
        <w:t xml:space="preserve"> </w:t>
      </w:r>
      <w:r w:rsidRPr="0057137E">
        <w:rPr>
          <w:rFonts w:cstheme="minorHAnsi"/>
        </w:rPr>
        <w:t>option is ignored if</w:t>
      </w:r>
      <w:r>
        <w:rPr>
          <w:rFonts w:cstheme="minorHAnsi"/>
        </w:rPr>
        <w:t xml:space="preserve"> the “</w:t>
      </w:r>
      <w:r w:rsidRPr="0057137E">
        <w:rPr>
          <w:rFonts w:cstheme="minorHAnsi"/>
        </w:rPr>
        <w:t>gel</w:t>
      </w:r>
      <w:r>
        <w:rPr>
          <w:rFonts w:cstheme="minorHAnsi"/>
        </w:rPr>
        <w:t xml:space="preserve"> </w:t>
      </w:r>
      <w:r w:rsidRPr="0057137E">
        <w:rPr>
          <w:rFonts w:cstheme="minorHAnsi"/>
        </w:rPr>
        <w:t>spot</w:t>
      </w:r>
      <w:r>
        <w:rPr>
          <w:rFonts w:cstheme="minorHAnsi"/>
        </w:rPr>
        <w:t xml:space="preserve"> </w:t>
      </w:r>
      <w:r w:rsidRPr="0057137E">
        <w:rPr>
          <w:rFonts w:cstheme="minorHAnsi"/>
        </w:rPr>
        <w:t>regex</w:t>
      </w:r>
      <w:r>
        <w:rPr>
          <w:rFonts w:cstheme="minorHAnsi"/>
        </w:rPr>
        <w:t>” option</w:t>
      </w:r>
      <w:r w:rsidRPr="0057137E">
        <w:rPr>
          <w:rFonts w:cstheme="minorHAnsi"/>
        </w:rPr>
        <w:t xml:space="preserve"> is</w:t>
      </w:r>
      <w:r>
        <w:rPr>
          <w:rFonts w:cstheme="minorHAnsi"/>
        </w:rPr>
        <w:t xml:space="preserve"> </w:t>
      </w:r>
      <w:r w:rsidRPr="0057137E">
        <w:rPr>
          <w:rFonts w:cstheme="minorHAnsi"/>
        </w:rPr>
        <w:t>set.</w:t>
      </w:r>
      <w:r>
        <w:rPr>
          <w:rFonts w:cstheme="minorHAnsi"/>
        </w:rPr>
        <w:t xml:space="preserve"> The “</w:t>
      </w:r>
      <w:r w:rsidRPr="0057137E">
        <w:rPr>
          <w:rFonts w:cstheme="minorHAnsi"/>
        </w:rPr>
        <w:t>gel</w:t>
      </w:r>
      <w:r>
        <w:rPr>
          <w:rFonts w:cstheme="minorHAnsi"/>
        </w:rPr>
        <w:t xml:space="preserve"> </w:t>
      </w:r>
      <w:r w:rsidRPr="0057137E">
        <w:rPr>
          <w:rFonts w:cstheme="minorHAnsi"/>
        </w:rPr>
        <w:t>spot</w:t>
      </w:r>
      <w:r>
        <w:rPr>
          <w:rFonts w:cstheme="minorHAnsi"/>
        </w:rPr>
        <w:t xml:space="preserve"> </w:t>
      </w:r>
      <w:r w:rsidRPr="0057137E">
        <w:rPr>
          <w:rFonts w:cstheme="minorHAnsi"/>
        </w:rPr>
        <w:t>regex</w:t>
      </w:r>
      <w:r>
        <w:rPr>
          <w:rFonts w:cstheme="minorHAnsi"/>
        </w:rPr>
        <w:t xml:space="preserve">” option is used to </w:t>
      </w:r>
      <w:r w:rsidRPr="0057137E">
        <w:rPr>
          <w:rFonts w:cstheme="minorHAnsi"/>
        </w:rPr>
        <w:t>extract the</w:t>
      </w:r>
      <w:r>
        <w:rPr>
          <w:rFonts w:cstheme="minorHAnsi"/>
        </w:rPr>
        <w:t xml:space="preserve"> </w:t>
      </w:r>
      <w:r w:rsidRPr="0057137E">
        <w:rPr>
          <w:rFonts w:cstheme="minorHAnsi"/>
        </w:rPr>
        <w:t>gel spot identifier</w:t>
      </w:r>
      <w:r>
        <w:rPr>
          <w:rFonts w:cstheme="minorHAnsi"/>
        </w:rPr>
        <w:t xml:space="preserve"> </w:t>
      </w:r>
      <w:r w:rsidRPr="0057137E">
        <w:rPr>
          <w:rFonts w:cstheme="minorHAnsi"/>
        </w:rPr>
        <w:t>based on the</w:t>
      </w:r>
      <w:r>
        <w:rPr>
          <w:rFonts w:cstheme="minorHAnsi"/>
        </w:rPr>
        <w:t xml:space="preserve"> </w:t>
      </w:r>
      <w:r w:rsidRPr="0057137E">
        <w:rPr>
          <w:rFonts w:cstheme="minorHAnsi"/>
        </w:rPr>
        <w:t>source</w:t>
      </w:r>
      <w:r>
        <w:rPr>
          <w:rFonts w:cstheme="minorHAnsi"/>
        </w:rPr>
        <w:t xml:space="preserve"> </w:t>
      </w:r>
      <w:r w:rsidRPr="0057137E">
        <w:rPr>
          <w:rFonts w:cstheme="minorHAnsi"/>
        </w:rPr>
        <w:t>file's name.</w:t>
      </w:r>
      <w:r>
        <w:rPr>
          <w:rFonts w:cstheme="minorHAnsi"/>
        </w:rPr>
        <w:t xml:space="preserve"> The value of this option must correspond to a valid Java regular expression. </w:t>
      </w:r>
      <w:r w:rsidRPr="0057137E">
        <w:rPr>
          <w:rFonts w:cstheme="minorHAnsi"/>
        </w:rPr>
        <w:t>The first matching</w:t>
      </w:r>
      <w:r>
        <w:rPr>
          <w:rFonts w:cstheme="minorHAnsi"/>
        </w:rPr>
        <w:t xml:space="preserve"> </w:t>
      </w:r>
      <w:r w:rsidRPr="0057137E">
        <w:rPr>
          <w:rFonts w:cstheme="minorHAnsi"/>
        </w:rPr>
        <w:t>group in the pattern</w:t>
      </w:r>
      <w:r>
        <w:rPr>
          <w:rFonts w:cstheme="minorHAnsi"/>
        </w:rPr>
        <w:t xml:space="preserve"> will be</w:t>
      </w:r>
      <w:r w:rsidRPr="0057137E">
        <w:rPr>
          <w:rFonts w:cstheme="minorHAnsi"/>
        </w:rPr>
        <w:t xml:space="preserve"> used as a spot</w:t>
      </w:r>
      <w:r>
        <w:rPr>
          <w:rFonts w:cstheme="minorHAnsi"/>
        </w:rPr>
        <w:t xml:space="preserve"> </w:t>
      </w:r>
      <w:r w:rsidRPr="0057137E">
        <w:rPr>
          <w:rFonts w:cstheme="minorHAnsi"/>
        </w:rPr>
        <w:t>identifier.</w:t>
      </w:r>
      <w:r>
        <w:rPr>
          <w:rFonts w:cstheme="minorHAnsi"/>
        </w:rPr>
        <w:t xml:space="preserve"> </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Both of these fields can also be added manually to an existing mzTab file: the “gel spot identifier” is mapped to the “</w:t>
      </w:r>
      <w:proofErr w:type="spellStart"/>
      <w:r w:rsidRPr="00AC3226">
        <w:rPr>
          <w:rFonts w:cstheme="minorHAnsi"/>
        </w:rPr>
        <w:t>opt_gel_</w:t>
      </w:r>
      <w:r>
        <w:rPr>
          <w:rFonts w:cstheme="minorHAnsi"/>
        </w:rPr>
        <w:t>identifier</w:t>
      </w:r>
      <w:proofErr w:type="spellEnd"/>
      <w:r>
        <w:rPr>
          <w:rFonts w:cstheme="minorHAnsi"/>
        </w:rPr>
        <w:t>” column and the “gel spot identifier” to the “</w:t>
      </w:r>
      <w:proofErr w:type="spellStart"/>
      <w:r w:rsidRPr="00AC3226">
        <w:rPr>
          <w:rFonts w:cstheme="minorHAnsi"/>
        </w:rPr>
        <w:t>opt_gel_spotidentifier</w:t>
      </w:r>
      <w:proofErr w:type="spellEnd"/>
      <w:r>
        <w:rPr>
          <w:rFonts w:cstheme="minorHAnsi"/>
        </w:rPr>
        <w:t>” column in the mzTab file. Additional gel specific information can be supplied using the following optional columns in the mzTab file:</w:t>
      </w:r>
    </w:p>
    <w:p w:rsidR="00D67B3D" w:rsidRPr="00AC3226" w:rsidRDefault="00D67B3D" w:rsidP="00D67B3D">
      <w:pPr>
        <w:jc w:val="both"/>
        <w:rPr>
          <w:rFonts w:cstheme="minorHAnsi"/>
        </w:rPr>
      </w:pPr>
      <w:proofErr w:type="spellStart"/>
      <w:proofErr w:type="gramStart"/>
      <w:r w:rsidRPr="00E41C04">
        <w:rPr>
          <w:rFonts w:cstheme="minorHAnsi"/>
          <w:b/>
        </w:rPr>
        <w:t>opt_gel_url</w:t>
      </w:r>
      <w:proofErr w:type="spellEnd"/>
      <w:proofErr w:type="gramEnd"/>
      <w:r w:rsidRPr="00AC3226">
        <w:rPr>
          <w:rFonts w:cstheme="minorHAnsi"/>
        </w:rPr>
        <w:t xml:space="preserve"> </w:t>
      </w:r>
      <w:r w:rsidRPr="00AC3226">
        <w:rPr>
          <w:rFonts w:cstheme="minorHAnsi"/>
        </w:rPr>
        <w:tab/>
        <w:t>The gel's URL to use as a link.</w:t>
      </w:r>
    </w:p>
    <w:p w:rsidR="00D67B3D" w:rsidRPr="00AC3226" w:rsidRDefault="00D67B3D" w:rsidP="00D67B3D">
      <w:pPr>
        <w:jc w:val="both"/>
        <w:rPr>
          <w:rFonts w:cstheme="minorHAnsi"/>
        </w:rPr>
      </w:pPr>
      <w:proofErr w:type="spellStart"/>
      <w:proofErr w:type="gramStart"/>
      <w:r w:rsidRPr="00E41C04">
        <w:rPr>
          <w:rFonts w:cstheme="minorHAnsi"/>
          <w:b/>
        </w:rPr>
        <w:t>opt_ycoord_pixel</w:t>
      </w:r>
      <w:proofErr w:type="spellEnd"/>
      <w:proofErr w:type="gramEnd"/>
      <w:r w:rsidRPr="00AC3226">
        <w:rPr>
          <w:rFonts w:cstheme="minorHAnsi"/>
        </w:rPr>
        <w:t xml:space="preserve"> </w:t>
      </w:r>
      <w:r w:rsidRPr="00AC3226">
        <w:rPr>
          <w:rFonts w:cstheme="minorHAnsi"/>
        </w:rPr>
        <w:tab/>
        <w:t>Y coordinates in pixel of the spot in the gel</w:t>
      </w:r>
    </w:p>
    <w:p w:rsidR="00D67B3D" w:rsidRPr="00AC3226" w:rsidRDefault="00D67B3D" w:rsidP="00D67B3D">
      <w:pPr>
        <w:jc w:val="both"/>
        <w:rPr>
          <w:rFonts w:cstheme="minorHAnsi"/>
        </w:rPr>
      </w:pPr>
      <w:proofErr w:type="spellStart"/>
      <w:proofErr w:type="gramStart"/>
      <w:r w:rsidRPr="00E41C04">
        <w:rPr>
          <w:rFonts w:cstheme="minorHAnsi"/>
          <w:b/>
        </w:rPr>
        <w:t>opt_xcoord_pixel</w:t>
      </w:r>
      <w:proofErr w:type="spellEnd"/>
      <w:proofErr w:type="gramEnd"/>
      <w:r w:rsidRPr="00AC3226">
        <w:rPr>
          <w:rFonts w:cstheme="minorHAnsi"/>
        </w:rPr>
        <w:t xml:space="preserve"> </w:t>
      </w:r>
      <w:r w:rsidRPr="00AC3226">
        <w:rPr>
          <w:rFonts w:cstheme="minorHAnsi"/>
        </w:rPr>
        <w:tab/>
        <w:t>X coordinates in pixel of the spot in the gel</w:t>
      </w:r>
    </w:p>
    <w:p w:rsidR="00D67B3D" w:rsidRPr="00AC3226" w:rsidRDefault="00D67B3D" w:rsidP="00D67B3D">
      <w:pPr>
        <w:jc w:val="both"/>
        <w:rPr>
          <w:rFonts w:cstheme="minorHAnsi"/>
        </w:rPr>
      </w:pPr>
      <w:proofErr w:type="spellStart"/>
      <w:proofErr w:type="gramStart"/>
      <w:r w:rsidRPr="00E41C04">
        <w:rPr>
          <w:rFonts w:cstheme="minorHAnsi"/>
          <w:b/>
        </w:rPr>
        <w:t>opt_mw</w:t>
      </w:r>
      <w:proofErr w:type="spellEnd"/>
      <w:proofErr w:type="gramEnd"/>
      <w:r w:rsidRPr="00AC3226">
        <w:rPr>
          <w:rFonts w:cstheme="minorHAnsi"/>
        </w:rPr>
        <w:t xml:space="preserve"> </w:t>
      </w:r>
      <w:r w:rsidRPr="00AC3226">
        <w:rPr>
          <w:rFonts w:cstheme="minorHAnsi"/>
        </w:rPr>
        <w:tab/>
      </w:r>
      <w:r>
        <w:rPr>
          <w:rFonts w:cstheme="minorHAnsi"/>
        </w:rPr>
        <w:tab/>
      </w:r>
      <w:r w:rsidRPr="00AC3226">
        <w:rPr>
          <w:rFonts w:cstheme="minorHAnsi"/>
        </w:rPr>
        <w:t>The protein's (observed) molecular weight.</w:t>
      </w:r>
    </w:p>
    <w:p w:rsidR="00D67B3D" w:rsidRDefault="00D67B3D" w:rsidP="00D67B3D">
      <w:pPr>
        <w:jc w:val="both"/>
        <w:rPr>
          <w:rFonts w:cstheme="minorHAnsi"/>
        </w:rPr>
      </w:pPr>
      <w:proofErr w:type="spellStart"/>
      <w:proofErr w:type="gramStart"/>
      <w:r w:rsidRPr="00E41C04">
        <w:rPr>
          <w:rFonts w:cstheme="minorHAnsi"/>
          <w:b/>
        </w:rPr>
        <w:t>opt_pi</w:t>
      </w:r>
      <w:proofErr w:type="spellEnd"/>
      <w:proofErr w:type="gramEnd"/>
      <w:r w:rsidRPr="00AC3226">
        <w:rPr>
          <w:rFonts w:cstheme="minorHAnsi"/>
        </w:rPr>
        <w:t xml:space="preserve"> </w:t>
      </w:r>
      <w:r w:rsidRPr="00AC3226">
        <w:rPr>
          <w:rFonts w:cstheme="minorHAnsi"/>
        </w:rPr>
        <w:tab/>
      </w:r>
      <w:r>
        <w:rPr>
          <w:rFonts w:cstheme="minorHAnsi"/>
        </w:rPr>
        <w:tab/>
      </w:r>
      <w:r w:rsidRPr="00AC3226">
        <w:rPr>
          <w:rFonts w:cstheme="minorHAnsi"/>
        </w:rPr>
        <w:t xml:space="preserve">The protein's (observed) </w:t>
      </w:r>
      <w:proofErr w:type="spellStart"/>
      <w:r w:rsidRPr="00AC3226">
        <w:rPr>
          <w:rFonts w:cstheme="minorHAnsi"/>
        </w:rPr>
        <w:t>pI</w:t>
      </w:r>
      <w:proofErr w:type="spellEnd"/>
      <w:r w:rsidRPr="00AC3226">
        <w:rPr>
          <w:rFonts w:cstheme="minorHAnsi"/>
        </w:rPr>
        <w:t>.</w:t>
      </w:r>
    </w:p>
    <w:p w:rsidR="00D67B3D" w:rsidRDefault="00D67B3D" w:rsidP="00D67B3D">
      <w:pPr>
        <w:jc w:val="both"/>
        <w:rPr>
          <w:rFonts w:cstheme="minorHAnsi"/>
        </w:rPr>
      </w:pPr>
      <w:r>
        <w:rPr>
          <w:rFonts w:cstheme="minorHAnsi"/>
        </w:rPr>
        <w:t xml:space="preserve">Once these columns are present in the supplied mzTab file, PRIDE Converter will automatically add the corresponding values to the PRIDE XML file. For more information on mzTab and on optional columns in mzTab files please refer to the mzTab format specification at </w:t>
      </w:r>
      <w:hyperlink r:id="rId37" w:history="1">
        <w:r w:rsidRPr="004B7A0F">
          <w:rPr>
            <w:rStyle w:val="Hyperlink"/>
            <w:rFonts w:cstheme="minorHAnsi"/>
          </w:rPr>
          <w:t>http://mztab.googlecode.com</w:t>
        </w:r>
      </w:hyperlink>
      <w:r>
        <w:rPr>
          <w:rFonts w:cstheme="minorHAnsi"/>
        </w:rPr>
        <w:t>.</w:t>
      </w:r>
    </w:p>
    <w:p w:rsidR="00D67B3D" w:rsidRPr="00D67B3D" w:rsidRDefault="00D67B3D" w:rsidP="00D67B3D">
      <w:pPr>
        <w:pStyle w:val="Heading4"/>
        <w:rPr>
          <w:rFonts w:asciiTheme="majorHAnsi" w:hAnsiTheme="majorHAnsi"/>
        </w:rPr>
      </w:pPr>
      <w:bookmarkStart w:id="49" w:name="_Toc329248677"/>
      <w:bookmarkStart w:id="50" w:name="_Toc334779179"/>
      <w:r w:rsidRPr="00D67B3D">
        <w:rPr>
          <w:rFonts w:asciiTheme="majorHAnsi" w:hAnsiTheme="majorHAnsi"/>
        </w:rPr>
        <w:t>3.2.2.2. Adding quantitative data</w:t>
      </w:r>
      <w:bookmarkEnd w:id="49"/>
      <w:bookmarkEnd w:id="50"/>
      <w:r w:rsidRPr="00D67B3D">
        <w:rPr>
          <w:rFonts w:asciiTheme="majorHAnsi" w:hAnsiTheme="majorHAnsi"/>
        </w:rPr>
        <w:t xml:space="preserve">  </w:t>
      </w:r>
    </w:p>
    <w:p w:rsidR="00D67B3D" w:rsidRDefault="00D67B3D" w:rsidP="00D67B3D">
      <w:pPr>
        <w:jc w:val="both"/>
        <w:rPr>
          <w:rFonts w:cstheme="minorHAnsi"/>
        </w:rPr>
      </w:pPr>
      <w:r>
        <w:rPr>
          <w:rFonts w:cstheme="minorHAnsi"/>
        </w:rPr>
        <w:t xml:space="preserve">The “generate quant fields” option will </w:t>
      </w:r>
      <w:r w:rsidRPr="0057137E">
        <w:rPr>
          <w:rFonts w:cstheme="minorHAnsi"/>
        </w:rPr>
        <w:t>add</w:t>
      </w:r>
      <w:r>
        <w:rPr>
          <w:rFonts w:cstheme="minorHAnsi"/>
        </w:rPr>
        <w:t xml:space="preserve"> </w:t>
      </w:r>
      <w:r w:rsidRPr="0057137E">
        <w:rPr>
          <w:rFonts w:cstheme="minorHAnsi"/>
        </w:rPr>
        <w:t>empty</w:t>
      </w:r>
      <w:r>
        <w:rPr>
          <w:rFonts w:cstheme="minorHAnsi"/>
        </w:rPr>
        <w:t xml:space="preserve"> placeholder </w:t>
      </w:r>
      <w:r w:rsidRPr="0057137E">
        <w:rPr>
          <w:rFonts w:cstheme="minorHAnsi"/>
        </w:rPr>
        <w:t>quantitative fields</w:t>
      </w:r>
      <w:r>
        <w:rPr>
          <w:rFonts w:cstheme="minorHAnsi"/>
        </w:rPr>
        <w:t xml:space="preserve"> t</w:t>
      </w:r>
      <w:r w:rsidRPr="0057137E">
        <w:rPr>
          <w:rFonts w:cstheme="minorHAnsi"/>
        </w:rPr>
        <w:t>o the generated</w:t>
      </w:r>
      <w:r>
        <w:rPr>
          <w:rFonts w:cstheme="minorHAnsi"/>
        </w:rPr>
        <w:t xml:space="preserve"> </w:t>
      </w:r>
      <w:r w:rsidRPr="0057137E">
        <w:rPr>
          <w:rFonts w:cstheme="minorHAnsi"/>
        </w:rPr>
        <w:t>mzTab file for the</w:t>
      </w:r>
      <w:r>
        <w:rPr>
          <w:rFonts w:cstheme="minorHAnsi"/>
        </w:rPr>
        <w:t xml:space="preserve"> </w:t>
      </w:r>
      <w:r w:rsidRPr="0057137E">
        <w:rPr>
          <w:rFonts w:cstheme="minorHAnsi"/>
        </w:rPr>
        <w:t>number of specified</w:t>
      </w:r>
      <w:r>
        <w:rPr>
          <w:rFonts w:cstheme="minorHAnsi"/>
        </w:rPr>
        <w:t xml:space="preserve"> labels</w:t>
      </w:r>
      <w:r w:rsidRPr="0057137E">
        <w:rPr>
          <w:rFonts w:cstheme="minorHAnsi"/>
        </w:rPr>
        <w:t>.</w:t>
      </w:r>
      <w:r>
        <w:rPr>
          <w:rFonts w:cstheme="minorHAnsi"/>
        </w:rPr>
        <w:t xml:space="preserve"> These fields and columns will need to be manually or programmatically filled in with the proper values before the mzTab file is ready to be used by the PRIDE Converter 2. If, for example, a 4-plex </w:t>
      </w:r>
      <w:proofErr w:type="spellStart"/>
      <w:r>
        <w:rPr>
          <w:rFonts w:cstheme="minorHAnsi"/>
        </w:rPr>
        <w:t>iTRAQ</w:t>
      </w:r>
      <w:proofErr w:type="spellEnd"/>
      <w:r>
        <w:rPr>
          <w:rFonts w:cstheme="minorHAnsi"/>
        </w:rPr>
        <w:t xml:space="preserve"> approach was used in which 4 different samples were labelled, the “generate quant fields” should be set to “4”. </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As a result, the mzTab generator will automatically add the required meta-data fields to the generated mzTab file:</w:t>
      </w:r>
    </w:p>
    <w:p w:rsidR="00D67B3D" w:rsidRDefault="00D67B3D" w:rsidP="00D67B3D">
      <w:pPr>
        <w:pStyle w:val="ListParagraph"/>
        <w:numPr>
          <w:ilvl w:val="0"/>
          <w:numId w:val="25"/>
        </w:numPr>
        <w:jc w:val="both"/>
        <w:rPr>
          <w:rFonts w:cstheme="minorHAnsi"/>
        </w:rPr>
      </w:pPr>
      <w:r>
        <w:rPr>
          <w:rFonts w:cstheme="minorHAnsi"/>
        </w:rPr>
        <w:t>A placeholder for the used quantification method (“</w:t>
      </w:r>
      <w:r w:rsidRPr="00AC3226">
        <w:rPr>
          <w:rFonts w:cstheme="minorHAnsi"/>
        </w:rPr>
        <w:t>[UNIT_ID]-</w:t>
      </w:r>
      <w:proofErr w:type="spellStart"/>
      <w:r w:rsidRPr="00AC3226">
        <w:rPr>
          <w:rFonts w:cstheme="minorHAnsi"/>
        </w:rPr>
        <w:t>quantification_method</w:t>
      </w:r>
      <w:proofErr w:type="spellEnd"/>
      <w:r>
        <w:rPr>
          <w:rFonts w:cstheme="minorHAnsi"/>
        </w:rPr>
        <w:t>”)</w:t>
      </w:r>
    </w:p>
    <w:p w:rsidR="00D67B3D" w:rsidRDefault="00D67B3D" w:rsidP="00D67B3D">
      <w:pPr>
        <w:pStyle w:val="ListParagraph"/>
        <w:numPr>
          <w:ilvl w:val="0"/>
          <w:numId w:val="25"/>
        </w:numPr>
        <w:jc w:val="both"/>
        <w:rPr>
          <w:rFonts w:cstheme="minorHAnsi"/>
        </w:rPr>
      </w:pPr>
      <w:r>
        <w:rPr>
          <w:rFonts w:cstheme="minorHAnsi"/>
        </w:rPr>
        <w:t>A placeholder for the used protein quantification unit (“</w:t>
      </w:r>
      <w:r w:rsidRPr="00AC3226">
        <w:rPr>
          <w:rFonts w:cstheme="minorHAnsi"/>
        </w:rPr>
        <w:t>[UNIT_ID]-protein-</w:t>
      </w:r>
      <w:proofErr w:type="spellStart"/>
      <w:r w:rsidRPr="00AC3226">
        <w:rPr>
          <w:rFonts w:cstheme="minorHAnsi"/>
        </w:rPr>
        <w:t>quantification_unit</w:t>
      </w:r>
      <w:proofErr w:type="spellEnd"/>
      <w:r>
        <w:rPr>
          <w:rFonts w:cstheme="minorHAnsi"/>
        </w:rPr>
        <w:t>”)</w:t>
      </w:r>
    </w:p>
    <w:p w:rsidR="00D67B3D" w:rsidRDefault="00D67B3D" w:rsidP="00D67B3D">
      <w:pPr>
        <w:pStyle w:val="ListParagraph"/>
        <w:numPr>
          <w:ilvl w:val="0"/>
          <w:numId w:val="25"/>
        </w:numPr>
        <w:jc w:val="both"/>
        <w:rPr>
          <w:rFonts w:cstheme="minorHAnsi"/>
        </w:rPr>
      </w:pPr>
      <w:r>
        <w:rPr>
          <w:rFonts w:cstheme="minorHAnsi"/>
        </w:rPr>
        <w:lastRenderedPageBreak/>
        <w:t>A placeholder for the used peptide quantification unit (“</w:t>
      </w:r>
      <w:r w:rsidRPr="00AC3226">
        <w:rPr>
          <w:rFonts w:cstheme="minorHAnsi"/>
        </w:rPr>
        <w:t>[UNIT_ID]-peptide-</w:t>
      </w:r>
      <w:proofErr w:type="spellStart"/>
      <w:r w:rsidRPr="00AC3226">
        <w:rPr>
          <w:rFonts w:cstheme="minorHAnsi"/>
        </w:rPr>
        <w:t>quantification_unit</w:t>
      </w:r>
      <w:proofErr w:type="spellEnd"/>
      <w:r>
        <w:rPr>
          <w:rFonts w:cstheme="minorHAnsi"/>
        </w:rPr>
        <w:t>”)</w:t>
      </w:r>
    </w:p>
    <w:p w:rsidR="00D67B3D" w:rsidRDefault="00D67B3D" w:rsidP="00D67B3D">
      <w:pPr>
        <w:jc w:val="both"/>
        <w:rPr>
          <w:rFonts w:cstheme="minorHAnsi"/>
        </w:rPr>
      </w:pPr>
      <w:r>
        <w:rPr>
          <w:rFonts w:cstheme="minorHAnsi"/>
        </w:rPr>
        <w:t>Additionally, so-called “subsamples” will be added to the mzTab file for every label. These subsamples will contain place holders to describe the used label as well as the characteristics of the labelled (biological) sample:</w:t>
      </w:r>
    </w:p>
    <w:p w:rsidR="00D67B3D" w:rsidRDefault="00D67B3D" w:rsidP="00D67B3D">
      <w:pPr>
        <w:pStyle w:val="ListParagraph"/>
        <w:numPr>
          <w:ilvl w:val="0"/>
          <w:numId w:val="26"/>
        </w:numPr>
        <w:jc w:val="both"/>
        <w:rPr>
          <w:rFonts w:cstheme="minorHAnsi"/>
        </w:rPr>
      </w:pPr>
      <w:r>
        <w:rPr>
          <w:rFonts w:cstheme="minorHAnsi"/>
        </w:rPr>
        <w:t>A placeholder for the used quantification reagent</w:t>
      </w:r>
    </w:p>
    <w:p w:rsidR="00D67B3D" w:rsidRDefault="00D67B3D" w:rsidP="00D67B3D">
      <w:pPr>
        <w:pStyle w:val="ListParagraph"/>
        <w:numPr>
          <w:ilvl w:val="0"/>
          <w:numId w:val="26"/>
        </w:numPr>
        <w:jc w:val="both"/>
        <w:rPr>
          <w:rFonts w:cstheme="minorHAnsi"/>
        </w:rPr>
      </w:pPr>
      <w:r>
        <w:rPr>
          <w:rFonts w:cstheme="minorHAnsi"/>
        </w:rPr>
        <w:t>A placeholder for the human readable description of the labelled sample (</w:t>
      </w:r>
      <w:proofErr w:type="spellStart"/>
      <w:r>
        <w:rPr>
          <w:rFonts w:cstheme="minorHAnsi"/>
        </w:rPr>
        <w:t>f.e</w:t>
      </w:r>
      <w:proofErr w:type="spellEnd"/>
      <w:r>
        <w:rPr>
          <w:rFonts w:cstheme="minorHAnsi"/>
        </w:rPr>
        <w:t>. “healthy control”)</w:t>
      </w:r>
    </w:p>
    <w:p w:rsidR="00D67B3D" w:rsidRDefault="00D67B3D" w:rsidP="00D67B3D">
      <w:pPr>
        <w:jc w:val="both"/>
        <w:rPr>
          <w:rFonts w:cstheme="minorHAnsi"/>
        </w:rPr>
      </w:pPr>
      <w:r>
        <w:rPr>
          <w:rFonts w:cstheme="minorHAnsi"/>
        </w:rPr>
        <w:t>The way these data is represented in the mzTab file is documented in detail in the mzTab format specification (</w:t>
      </w:r>
      <w:hyperlink r:id="rId38" w:history="1">
        <w:r w:rsidRPr="004B7A0F">
          <w:rPr>
            <w:rStyle w:val="Hyperlink"/>
            <w:rFonts w:cstheme="minorHAnsi"/>
          </w:rPr>
          <w:t>http://mztab.googlecode.com</w:t>
        </w:r>
      </w:hyperlink>
      <w:r>
        <w:rPr>
          <w:rFonts w:cstheme="minorHAnsi"/>
        </w:rPr>
        <w:t>).</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At last, the mzTab generator will also add columns to the mzTab file’s protein and peptide section to hold the actual measured quantitative values for each protein and peptide identified in the MS run. The user must then manually or preferably automatically insert the actual quantification values into this mzTab file. Once PRIDE Converter is supplied with an mzTab file containing such quantitative information, these data will automatically be reported in the generated PRIDE XML file.</w:t>
      </w:r>
    </w:p>
    <w:p w:rsidR="00D67B3D" w:rsidRDefault="00D67B3D" w:rsidP="00D67B3D">
      <w:pPr>
        <w:jc w:val="both"/>
        <w:rPr>
          <w:rFonts w:cstheme="minorHAnsi"/>
        </w:rPr>
      </w:pPr>
    </w:p>
    <w:p w:rsidR="00D67B3D" w:rsidRPr="00E41C04" w:rsidRDefault="00D67B3D" w:rsidP="00D67B3D">
      <w:pPr>
        <w:jc w:val="both"/>
        <w:rPr>
          <w:rFonts w:cstheme="minorHAnsi"/>
        </w:rPr>
      </w:pPr>
      <w:r>
        <w:rPr>
          <w:rFonts w:cstheme="minorHAnsi"/>
        </w:rPr>
        <w:t xml:space="preserve">A step-by-step description of how to generate quantitative mzTab file using the PRIDE mzTab Generator can be found in the PRIDE Converter 2 wiki: </w:t>
      </w:r>
      <w:hyperlink r:id="rId39" w:history="1">
        <w:r w:rsidRPr="004B7A0F">
          <w:rPr>
            <w:rStyle w:val="Hyperlink"/>
            <w:rFonts w:cstheme="minorHAnsi"/>
          </w:rPr>
          <w:t>https://code.google.com/p/pride-converter-2/wiki/QuantitativeMzTabFiles</w:t>
        </w:r>
      </w:hyperlink>
      <w:r>
        <w:rPr>
          <w:rFonts w:cstheme="minorHAnsi"/>
        </w:rPr>
        <w:t xml:space="preserve">. </w:t>
      </w:r>
    </w:p>
    <w:p w:rsidR="00495ABC" w:rsidRPr="001237D2" w:rsidRDefault="00D50B74" w:rsidP="00495ABC">
      <w:pPr>
        <w:pStyle w:val="Heading3"/>
        <w:jc w:val="both"/>
        <w:rPr>
          <w:rFonts w:asciiTheme="majorHAnsi" w:hAnsiTheme="majorHAnsi"/>
        </w:rPr>
      </w:pPr>
      <w:bookmarkStart w:id="51" w:name="_Toc334779180"/>
      <w:r>
        <w:rPr>
          <w:rFonts w:asciiTheme="majorHAnsi" w:hAnsiTheme="majorHAnsi"/>
        </w:rPr>
        <w:t>3</w:t>
      </w:r>
      <w:r w:rsidR="00495ABC">
        <w:rPr>
          <w:rFonts w:asciiTheme="majorHAnsi" w:hAnsiTheme="majorHAnsi"/>
        </w:rPr>
        <w:t>.2.3. Generation Report</w:t>
      </w:r>
      <w:bookmarkEnd w:id="45"/>
      <w:bookmarkEnd w:id="51"/>
      <w:r w:rsidR="00C440E8">
        <w:rPr>
          <w:rFonts w:asciiTheme="majorHAnsi" w:hAnsiTheme="majorHAnsi"/>
        </w:rPr>
        <w:t xml:space="preserve">  </w:t>
      </w:r>
    </w:p>
    <w:p w:rsidR="000768E7" w:rsidRDefault="000768E7" w:rsidP="00495ABC">
      <w:pPr>
        <w:jc w:val="both"/>
        <w:rPr>
          <w:rFonts w:cstheme="minorHAnsi"/>
        </w:rPr>
      </w:pPr>
    </w:p>
    <w:p w:rsidR="00495ABC" w:rsidRDefault="00495ABC" w:rsidP="00495ABC">
      <w:pPr>
        <w:jc w:val="both"/>
        <w:rPr>
          <w:rFonts w:cstheme="minorHAnsi"/>
        </w:rPr>
      </w:pPr>
      <w:r>
        <w:rPr>
          <w:rFonts w:cstheme="minorHAnsi"/>
        </w:rPr>
        <w:t>The final screen of the PRIDE mzTab Generator (Figure 17) will show the path of the newly generated mzTab file corresponding to each input file. If a gel identifier and/or a spot identifier or spot regex have been provided, the relevant information is also included in the report. This is particularly useful when a gel spot regular expression has been used to confirm that the correct spot identifier has been extracted from the input file name.</w:t>
      </w:r>
    </w:p>
    <w:p w:rsidR="00495ABC" w:rsidRDefault="00495ABC" w:rsidP="00495ABC">
      <w:pPr>
        <w:jc w:val="both"/>
        <w:rPr>
          <w:rFonts w:cstheme="minorHAnsi"/>
        </w:rPr>
      </w:pPr>
    </w:p>
    <w:p w:rsidR="00495ABC" w:rsidRPr="00ED420E" w:rsidRDefault="00495ABC" w:rsidP="00495ABC">
      <w:pPr>
        <w:jc w:val="center"/>
        <w:rPr>
          <w:rFonts w:cstheme="minorHAnsi"/>
        </w:rPr>
      </w:pPr>
      <w:r w:rsidRPr="00ED420E">
        <w:rPr>
          <w:rFonts w:cstheme="minorHAnsi"/>
          <w:noProof/>
        </w:rPr>
        <w:drawing>
          <wp:inline distT="0" distB="0" distL="0" distR="0">
            <wp:extent cx="3402000" cy="247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tab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495ABC" w:rsidRPr="00ED420E" w:rsidRDefault="00495ABC" w:rsidP="00495ABC">
      <w:pPr>
        <w:jc w:val="center"/>
        <w:rPr>
          <w:rFonts w:cstheme="minorHAnsi"/>
        </w:rPr>
      </w:pPr>
      <w:r w:rsidRPr="00620B99">
        <w:rPr>
          <w:rFonts w:cstheme="minorHAnsi"/>
          <w:b/>
        </w:rPr>
        <w:t>Figure 17</w:t>
      </w:r>
      <w:r>
        <w:rPr>
          <w:rFonts w:cstheme="minorHAnsi"/>
        </w:rPr>
        <w:t xml:space="preserve"> – PRIDE mzTab Generator Generation Report form.</w:t>
      </w:r>
    </w:p>
    <w:p w:rsidR="00122664" w:rsidRPr="00A317FD" w:rsidRDefault="00D50B74" w:rsidP="000E3E56">
      <w:pPr>
        <w:pStyle w:val="Heading2"/>
        <w:rPr>
          <w:rFonts w:asciiTheme="majorHAnsi" w:hAnsiTheme="majorHAnsi" w:cstheme="minorHAnsi"/>
        </w:rPr>
      </w:pPr>
      <w:bookmarkStart w:id="52" w:name="_Toc334779181"/>
      <w:r>
        <w:rPr>
          <w:rFonts w:asciiTheme="majorHAnsi" w:hAnsiTheme="majorHAnsi" w:cstheme="minorHAnsi"/>
        </w:rPr>
        <w:t>3</w:t>
      </w:r>
      <w:r w:rsidR="008D474E">
        <w:rPr>
          <w:rFonts w:asciiTheme="majorHAnsi" w:hAnsiTheme="majorHAnsi" w:cstheme="minorHAnsi"/>
        </w:rPr>
        <w:t>.3</w:t>
      </w:r>
      <w:r w:rsidR="006045D1">
        <w:rPr>
          <w:rFonts w:asciiTheme="majorHAnsi" w:hAnsiTheme="majorHAnsi" w:cstheme="minorHAnsi"/>
        </w:rPr>
        <w:t xml:space="preserve">. </w:t>
      </w:r>
      <w:r w:rsidR="00122664" w:rsidRPr="00A317FD">
        <w:rPr>
          <w:rFonts w:asciiTheme="majorHAnsi" w:hAnsiTheme="majorHAnsi" w:cstheme="minorHAnsi"/>
        </w:rPr>
        <w:t>PRIDE XML Filter</w:t>
      </w:r>
      <w:bookmarkEnd w:id="52"/>
      <w:r w:rsidR="00C440E8">
        <w:rPr>
          <w:rFonts w:asciiTheme="majorHAnsi" w:hAnsiTheme="majorHAnsi" w:cstheme="minorHAnsi"/>
        </w:rPr>
        <w:t xml:space="preserve">  </w:t>
      </w:r>
    </w:p>
    <w:p w:rsidR="00CA5DD5" w:rsidRPr="00B41E43" w:rsidRDefault="00D50B74" w:rsidP="008378D7">
      <w:pPr>
        <w:pStyle w:val="Heading3"/>
        <w:rPr>
          <w:rFonts w:asciiTheme="majorHAnsi" w:hAnsiTheme="majorHAnsi"/>
        </w:rPr>
      </w:pPr>
      <w:bookmarkStart w:id="53" w:name="_Toc334779182"/>
      <w:r>
        <w:rPr>
          <w:rFonts w:asciiTheme="majorHAnsi" w:hAnsiTheme="majorHAnsi"/>
        </w:rPr>
        <w:t>3</w:t>
      </w:r>
      <w:r w:rsidR="008378D7" w:rsidRPr="00B41E43">
        <w:rPr>
          <w:rFonts w:asciiTheme="majorHAnsi" w:hAnsiTheme="majorHAnsi"/>
        </w:rPr>
        <w:t>.3.1. Filter Information</w:t>
      </w:r>
      <w:bookmarkEnd w:id="53"/>
      <w:r w:rsidR="00C440E8">
        <w:rPr>
          <w:rFonts w:asciiTheme="majorHAnsi" w:hAnsiTheme="majorHAnsi"/>
        </w:rPr>
        <w:t xml:space="preserve">  </w:t>
      </w:r>
    </w:p>
    <w:p w:rsidR="000768E7" w:rsidRDefault="000768E7" w:rsidP="008378D7">
      <w:pPr>
        <w:rPr>
          <w:rFonts w:cstheme="minorHAnsi"/>
        </w:rPr>
      </w:pPr>
    </w:p>
    <w:p w:rsidR="00B229C0" w:rsidRDefault="008378D7" w:rsidP="00B229C0">
      <w:pPr>
        <w:jc w:val="both"/>
      </w:pPr>
      <w:r>
        <w:rPr>
          <w:rFonts w:cstheme="minorHAnsi"/>
        </w:rPr>
        <w:lastRenderedPageBreak/>
        <w:t>The first screen of the PRIDE XML Filter provides an overview of the role of the tool and informs the user of several design assumptions and restrictions. All the PRIDE XML files must be valid according to the PRIDE XML schema. Any number of filters can be selected in one go and a</w:t>
      </w:r>
      <w:r w:rsidRPr="008378D7">
        <w:t xml:space="preserve">ll the filters will be applied to each selected input file. </w:t>
      </w:r>
      <w:r w:rsidR="00B229C0">
        <w:t>Some of the supported use cases are:</w:t>
      </w:r>
    </w:p>
    <w:p w:rsidR="00B229C0" w:rsidRDefault="00B229C0" w:rsidP="00B229C0">
      <w:pPr>
        <w:jc w:val="both"/>
      </w:pPr>
    </w:p>
    <w:p w:rsidR="00B229C0" w:rsidRDefault="00B229C0" w:rsidP="00B229C0">
      <w:pPr>
        <w:pStyle w:val="ListParagraph"/>
        <w:widowControl w:val="0"/>
        <w:numPr>
          <w:ilvl w:val="0"/>
          <w:numId w:val="27"/>
        </w:numPr>
        <w:autoSpaceDE w:val="0"/>
        <w:autoSpaceDN w:val="0"/>
        <w:adjustRightInd w:val="0"/>
        <w:spacing w:line="480" w:lineRule="auto"/>
        <w:jc w:val="both"/>
        <w:rPr>
          <w:rFonts w:cs="Helvetica"/>
          <w:lang w:val="en-US"/>
        </w:rPr>
      </w:pPr>
      <w:r>
        <w:rPr>
          <w:rFonts w:cs="Helvetica"/>
          <w:lang w:val="en-US"/>
        </w:rPr>
        <w:t>Remove</w:t>
      </w:r>
      <w:r w:rsidRPr="004C795D">
        <w:rPr>
          <w:rFonts w:cs="Helvetica"/>
          <w:lang w:val="en-US"/>
        </w:rPr>
        <w:t xml:space="preserve"> contaminants from the </w:t>
      </w:r>
      <w:r>
        <w:rPr>
          <w:rFonts w:cs="Helvetica"/>
          <w:lang w:val="en-US"/>
        </w:rPr>
        <w:t xml:space="preserve">list of </w:t>
      </w:r>
      <w:r w:rsidRPr="004C795D">
        <w:rPr>
          <w:rFonts w:cs="Helvetica"/>
          <w:lang w:val="en-US"/>
        </w:rPr>
        <w:t>reported proteins (e.g. keratins).</w:t>
      </w:r>
    </w:p>
    <w:p w:rsidR="00B229C0" w:rsidRPr="004C795D" w:rsidRDefault="00B229C0" w:rsidP="00285049">
      <w:pPr>
        <w:pStyle w:val="ListParagraph"/>
        <w:widowControl w:val="0"/>
        <w:numPr>
          <w:ilvl w:val="0"/>
          <w:numId w:val="27"/>
        </w:numPr>
        <w:autoSpaceDE w:val="0"/>
        <w:autoSpaceDN w:val="0"/>
        <w:adjustRightInd w:val="0"/>
        <w:spacing w:line="480" w:lineRule="auto"/>
        <w:jc w:val="both"/>
        <w:rPr>
          <w:rFonts w:cs="Helvetica"/>
          <w:lang w:val="en-US"/>
        </w:rPr>
      </w:pPr>
      <w:r>
        <w:rPr>
          <w:rFonts w:cs="Helvetica"/>
          <w:lang w:val="en-US"/>
        </w:rPr>
        <w:t xml:space="preserve">Remove decoy identifications if a concatenated target-decoy database was used. </w:t>
      </w:r>
    </w:p>
    <w:p w:rsidR="00B229C0" w:rsidRDefault="00B229C0" w:rsidP="00285049">
      <w:pPr>
        <w:pStyle w:val="ListParagraph"/>
        <w:widowControl w:val="0"/>
        <w:numPr>
          <w:ilvl w:val="0"/>
          <w:numId w:val="27"/>
        </w:numPr>
        <w:autoSpaceDE w:val="0"/>
        <w:autoSpaceDN w:val="0"/>
        <w:adjustRightInd w:val="0"/>
        <w:spacing w:line="480" w:lineRule="auto"/>
        <w:jc w:val="both"/>
        <w:rPr>
          <w:rFonts w:cs="Helvetica"/>
          <w:lang w:val="en-US"/>
        </w:rPr>
      </w:pPr>
      <w:r>
        <w:rPr>
          <w:rFonts w:cs="Helvetica"/>
          <w:lang w:val="en-US"/>
        </w:rPr>
        <w:t>Provide a way to match more closely the final list of reported proteins to what is actually reported in the manuscrip</w:t>
      </w:r>
      <w:r w:rsidR="00CF028B">
        <w:rPr>
          <w:rFonts w:cs="Helvetica"/>
          <w:lang w:val="en-US"/>
        </w:rPr>
        <w:t>t taking into account the protein inference problem</w:t>
      </w:r>
      <w:r>
        <w:rPr>
          <w:rFonts w:cs="Helvetica"/>
          <w:lang w:val="en-US"/>
        </w:rPr>
        <w:t>.</w:t>
      </w:r>
    </w:p>
    <w:p w:rsidR="00B229C0" w:rsidRPr="00285049" w:rsidRDefault="00B229C0" w:rsidP="00285049">
      <w:pPr>
        <w:pStyle w:val="ListParagraph"/>
        <w:widowControl w:val="0"/>
        <w:numPr>
          <w:ilvl w:val="0"/>
          <w:numId w:val="27"/>
        </w:numPr>
        <w:autoSpaceDE w:val="0"/>
        <w:autoSpaceDN w:val="0"/>
        <w:adjustRightInd w:val="0"/>
        <w:spacing w:line="480" w:lineRule="auto"/>
        <w:jc w:val="both"/>
        <w:rPr>
          <w:rFonts w:cs="Helvetica"/>
          <w:lang w:val="en-US"/>
        </w:rPr>
      </w:pPr>
      <w:r>
        <w:rPr>
          <w:rFonts w:cstheme="minorHAnsi"/>
        </w:rPr>
        <w:t>Remove protein identifications that contain less than a specified number of peptide IDs (useful to remove “one-hit wonders”, for example).</w:t>
      </w:r>
      <w:r w:rsidR="00285049">
        <w:rPr>
          <w:rFonts w:cstheme="minorHAnsi"/>
        </w:rPr>
        <w:t xml:space="preserve"> Please note that </w:t>
      </w:r>
      <w:proofErr w:type="gramStart"/>
      <w:r w:rsidR="00285049">
        <w:rPr>
          <w:rFonts w:cstheme="minorHAnsi"/>
        </w:rPr>
        <w:t>If</w:t>
      </w:r>
      <w:proofErr w:type="gramEnd"/>
      <w:r w:rsidR="00285049">
        <w:rPr>
          <w:rFonts w:cstheme="minorHAnsi"/>
        </w:rPr>
        <w:t xml:space="preserve"> a reported identification does not contain any supporting peptides after peptide filtering, it will be omitted from the final PRIDE XML file.</w:t>
      </w:r>
    </w:p>
    <w:p w:rsidR="00B229C0" w:rsidRPr="00285049" w:rsidRDefault="00B229C0" w:rsidP="00285049">
      <w:pPr>
        <w:pStyle w:val="ListParagraph"/>
        <w:widowControl w:val="0"/>
        <w:numPr>
          <w:ilvl w:val="0"/>
          <w:numId w:val="27"/>
        </w:numPr>
        <w:autoSpaceDE w:val="0"/>
        <w:autoSpaceDN w:val="0"/>
        <w:adjustRightInd w:val="0"/>
        <w:spacing w:line="480" w:lineRule="auto"/>
        <w:jc w:val="both"/>
        <w:rPr>
          <w:rFonts w:cs="Helvetica"/>
          <w:lang w:val="en-US"/>
        </w:rPr>
      </w:pPr>
      <w:r w:rsidRPr="00B229C0">
        <w:rPr>
          <w:rFonts w:cs="Helvetica"/>
          <w:lang w:val="en-US"/>
        </w:rPr>
        <w:t>Remove empty spectra or include only the identified spectra in the submission.</w:t>
      </w:r>
    </w:p>
    <w:p w:rsidR="008378D7" w:rsidRDefault="008378D7" w:rsidP="00285049">
      <w:pPr>
        <w:jc w:val="both"/>
      </w:pPr>
    </w:p>
    <w:p w:rsidR="008378D7" w:rsidRPr="00B41E43" w:rsidRDefault="00D50B74" w:rsidP="008378D7">
      <w:pPr>
        <w:pStyle w:val="Heading3"/>
        <w:rPr>
          <w:rFonts w:asciiTheme="majorHAnsi" w:hAnsiTheme="majorHAnsi"/>
        </w:rPr>
      </w:pPr>
      <w:bookmarkStart w:id="54" w:name="_Toc334779183"/>
      <w:r>
        <w:rPr>
          <w:rFonts w:asciiTheme="majorHAnsi" w:hAnsiTheme="majorHAnsi"/>
        </w:rPr>
        <w:t>3</w:t>
      </w:r>
      <w:r w:rsidR="008378D7" w:rsidRPr="00B41E43">
        <w:rPr>
          <w:rFonts w:asciiTheme="majorHAnsi" w:hAnsiTheme="majorHAnsi"/>
        </w:rPr>
        <w:t>.3.2. File Selection</w:t>
      </w:r>
      <w:bookmarkEnd w:id="54"/>
      <w:r w:rsidR="00C440E8">
        <w:rPr>
          <w:rFonts w:asciiTheme="majorHAnsi" w:hAnsiTheme="majorHAnsi"/>
        </w:rPr>
        <w:t xml:space="preserve">  </w:t>
      </w:r>
    </w:p>
    <w:p w:rsidR="000768E7" w:rsidRDefault="000768E7" w:rsidP="008378D7">
      <w:pPr>
        <w:jc w:val="both"/>
        <w:rPr>
          <w:rFonts w:cstheme="minorHAnsi"/>
        </w:rPr>
      </w:pPr>
    </w:p>
    <w:p w:rsidR="008378D7" w:rsidRDefault="008378D7" w:rsidP="008378D7">
      <w:pPr>
        <w:jc w:val="both"/>
        <w:rPr>
          <w:rFonts w:cstheme="minorHAnsi"/>
        </w:rPr>
      </w:pPr>
      <w:r>
        <w:rPr>
          <w:rFonts w:cstheme="minorHAnsi"/>
        </w:rPr>
        <w:t>The look and usability of the file selection form for the PRIDE XML Filter is almost identical to that described in the “File Selection” section of the PRIDE Converter 2 GUI user guide, with the exception that all other file type selectors have been disabled and there are no configuration options to set. The PRIDE XML Filter can either take compressed (</w:t>
      </w:r>
      <w:proofErr w:type="spellStart"/>
      <w:r>
        <w:rPr>
          <w:rFonts w:cstheme="minorHAnsi"/>
        </w:rPr>
        <w:t>gzipped</w:t>
      </w:r>
      <w:proofErr w:type="spellEnd"/>
      <w:r>
        <w:rPr>
          <w:rFonts w:cstheme="minorHAnsi"/>
        </w:rPr>
        <w:t>) or uncompressed PRIDE XML files as input, but all files need to be in the same state.</w:t>
      </w:r>
    </w:p>
    <w:p w:rsidR="008378D7" w:rsidRPr="00B41E43" w:rsidRDefault="00D50B74" w:rsidP="008378D7">
      <w:pPr>
        <w:pStyle w:val="Heading3"/>
        <w:rPr>
          <w:rFonts w:asciiTheme="majorHAnsi" w:hAnsiTheme="majorHAnsi"/>
        </w:rPr>
      </w:pPr>
      <w:bookmarkStart w:id="55" w:name="_Toc334779184"/>
      <w:r>
        <w:rPr>
          <w:rFonts w:asciiTheme="majorHAnsi" w:hAnsiTheme="majorHAnsi"/>
        </w:rPr>
        <w:t>3</w:t>
      </w:r>
      <w:r w:rsidR="008378D7" w:rsidRPr="00B41E43">
        <w:rPr>
          <w:rFonts w:asciiTheme="majorHAnsi" w:hAnsiTheme="majorHAnsi"/>
        </w:rPr>
        <w:t>.3.3. File Export</w:t>
      </w:r>
      <w:bookmarkEnd w:id="55"/>
      <w:r w:rsidR="00C440E8">
        <w:rPr>
          <w:rFonts w:asciiTheme="majorHAnsi" w:hAnsiTheme="majorHAnsi"/>
        </w:rPr>
        <w:t xml:space="preserve">  </w:t>
      </w:r>
    </w:p>
    <w:p w:rsidR="000768E7" w:rsidRDefault="000768E7" w:rsidP="009875CA">
      <w:pPr>
        <w:jc w:val="both"/>
        <w:rPr>
          <w:rFonts w:cstheme="minorHAnsi"/>
        </w:rPr>
      </w:pPr>
    </w:p>
    <w:p w:rsidR="009875CA" w:rsidRDefault="009875CA" w:rsidP="009875CA">
      <w:pPr>
        <w:jc w:val="both"/>
        <w:rPr>
          <w:rFonts w:cstheme="minorHAnsi"/>
        </w:rPr>
      </w:pPr>
      <w:r>
        <w:rPr>
          <w:rFonts w:cstheme="minorHAnsi"/>
        </w:rPr>
        <w:t xml:space="preserve">The look and usability of the file export form for the PRIDE XML Filter is almost identical to that described in the “File Export” section of the </w:t>
      </w:r>
      <w:r w:rsidRPr="00285049">
        <w:rPr>
          <w:rFonts w:cstheme="minorHAnsi"/>
          <w:i/>
        </w:rPr>
        <w:t>PRIDE Converter 2</w:t>
      </w:r>
      <w:r>
        <w:rPr>
          <w:rFonts w:cstheme="minorHAnsi"/>
        </w:rPr>
        <w:t xml:space="preserve"> GUI user guide, with the exception that some options have been disabled</w:t>
      </w:r>
      <w:r w:rsidR="00620B99">
        <w:rPr>
          <w:rFonts w:cstheme="minorHAnsi"/>
        </w:rPr>
        <w:t xml:space="preserve"> (Figure 18)</w:t>
      </w:r>
      <w:r>
        <w:rPr>
          <w:rFonts w:cstheme="minorHAnsi"/>
        </w:rPr>
        <w:t xml:space="preserve">. </w:t>
      </w:r>
    </w:p>
    <w:p w:rsidR="009875CA" w:rsidRDefault="009875CA" w:rsidP="009875CA">
      <w:pPr>
        <w:jc w:val="both"/>
        <w:rPr>
          <w:noProof/>
        </w:rPr>
      </w:pPr>
    </w:p>
    <w:p w:rsidR="008378D7" w:rsidRDefault="008378D7" w:rsidP="008378D7">
      <w:pPr>
        <w:jc w:val="center"/>
      </w:pPr>
      <w:r>
        <w:rPr>
          <w:noProof/>
        </w:rPr>
        <w:lastRenderedPageBreak/>
        <w:drawing>
          <wp:inline distT="0" distB="0" distL="0" distR="0">
            <wp:extent cx="3402000" cy="247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20B99" w:rsidRPr="00ED420E" w:rsidRDefault="00620B99" w:rsidP="00620B99">
      <w:pPr>
        <w:jc w:val="center"/>
        <w:rPr>
          <w:rFonts w:cstheme="minorHAnsi"/>
        </w:rPr>
      </w:pPr>
      <w:r>
        <w:rPr>
          <w:rFonts w:cstheme="minorHAnsi"/>
          <w:b/>
        </w:rPr>
        <w:t>Figure 18</w:t>
      </w:r>
      <w:r>
        <w:rPr>
          <w:rFonts w:cstheme="minorHAnsi"/>
        </w:rPr>
        <w:t xml:space="preserve"> – PRIDE XML Filter File Export form.</w:t>
      </w:r>
    </w:p>
    <w:p w:rsidR="008378D7" w:rsidRDefault="008378D7" w:rsidP="008378D7"/>
    <w:p w:rsidR="009875CA" w:rsidRDefault="009875CA" w:rsidP="007D7E33">
      <w:pPr>
        <w:ind w:firstLine="0"/>
        <w:jc w:val="both"/>
      </w:pPr>
      <w:r>
        <w:t xml:space="preserve">The “include only identified spectra” filter is the only filter that does not need to generate an intermediate PRIDE XML file, as this can be done at the </w:t>
      </w:r>
      <w:r w:rsidRPr="00AA6BD6">
        <w:rPr>
          <w:i/>
        </w:rPr>
        <w:t>DAO</w:t>
      </w:r>
      <w:r>
        <w:t xml:space="preserve"> level. All other filters will first write a complete PRIDE XML file, as normal, </w:t>
      </w:r>
      <w:proofErr w:type="gramStart"/>
      <w:r>
        <w:t>then</w:t>
      </w:r>
      <w:proofErr w:type="gramEnd"/>
      <w:r>
        <w:t xml:space="preserve"> post-process this file to generate the fully-filtered PRIDE XML file. This will have consequences on the time and disk space required to fully produce the final file.</w:t>
      </w:r>
    </w:p>
    <w:p w:rsidR="007D7E33" w:rsidRDefault="007D7E33" w:rsidP="007D7E33">
      <w:pPr>
        <w:ind w:firstLine="0"/>
        <w:jc w:val="both"/>
      </w:pPr>
    </w:p>
    <w:p w:rsidR="00AA6BD6" w:rsidRDefault="009875CA" w:rsidP="007D7E33">
      <w:pPr>
        <w:ind w:firstLine="0"/>
        <w:jc w:val="both"/>
      </w:pPr>
      <w:r>
        <w:t xml:space="preserve">The “remove empty spectra” filter will remove any spectra that do not contain any peaks. </w:t>
      </w:r>
    </w:p>
    <w:p w:rsidR="007D7E33" w:rsidRDefault="007D7E33" w:rsidP="007D7E33">
      <w:pPr>
        <w:pStyle w:val="ListParagraph"/>
        <w:ind w:firstLine="0"/>
        <w:jc w:val="both"/>
      </w:pPr>
    </w:p>
    <w:p w:rsidR="00AA6BD6" w:rsidRDefault="009875CA" w:rsidP="007D7E33">
      <w:pPr>
        <w:ind w:firstLine="0"/>
        <w:jc w:val="both"/>
      </w:pPr>
      <w:r>
        <w:t>The “remove identification with less than X peptides” filter will scan and remove any protein identification from the PRIDE XML file that contains less peptides than the number given as parameter.</w:t>
      </w:r>
    </w:p>
    <w:p w:rsidR="007D7E33" w:rsidRDefault="007D7E33" w:rsidP="007D7E33">
      <w:pPr>
        <w:pStyle w:val="ListParagraph"/>
      </w:pPr>
    </w:p>
    <w:p w:rsidR="007D7E33" w:rsidRDefault="00574CBF" w:rsidP="00D61192">
      <w:pPr>
        <w:ind w:firstLine="0"/>
        <w:jc w:val="both"/>
        <w:rPr>
          <w:rFonts w:cstheme="minorHAnsi"/>
        </w:rPr>
      </w:pPr>
      <w:r w:rsidRPr="00AA6BD6">
        <w:rPr>
          <w:rFonts w:cstheme="minorHAnsi"/>
        </w:rPr>
        <w:t>The “remove selected identifications” filter requires a list of contaminant protein identifications in the form of a text file with one protein accession per line. It will use this blacklist to remove corresponding identifications from the XML file where the submitted protein accession identically matches one of the blacklisted protein identifiers.</w:t>
      </w:r>
    </w:p>
    <w:p w:rsidR="007D7E33" w:rsidRDefault="007D7E33" w:rsidP="00D61192">
      <w:pPr>
        <w:jc w:val="both"/>
        <w:rPr>
          <w:rFonts w:cstheme="minorHAnsi"/>
        </w:rPr>
      </w:pPr>
    </w:p>
    <w:p w:rsidR="007D7E33" w:rsidRDefault="007D7E33" w:rsidP="007D7E33">
      <w:pPr>
        <w:ind w:firstLine="0"/>
        <w:jc w:val="both"/>
        <w:rPr>
          <w:rFonts w:cstheme="minorHAnsi"/>
        </w:rPr>
      </w:pPr>
      <w:r>
        <w:t>The “use protein inference results” filter also requires a list of protein identifications in the same manner as the previous filter but works in the complete opposite fashion. Only identifications found in the whitelist are retained in the final PRIDE XML file. This is important taking into account how PRIDE Converter 2 reports peptide to protein assignments (for more details see section 7).</w:t>
      </w:r>
    </w:p>
    <w:p w:rsidR="002B299E" w:rsidRDefault="002B299E" w:rsidP="007D7E33">
      <w:pPr>
        <w:ind w:firstLine="0"/>
        <w:jc w:val="both"/>
        <w:rPr>
          <w:rFonts w:cstheme="minorHAnsi"/>
        </w:rPr>
      </w:pPr>
    </w:p>
    <w:p w:rsidR="007D7E33" w:rsidRPr="001E54F1" w:rsidRDefault="007D7E33" w:rsidP="007D7E33">
      <w:pPr>
        <w:numPr>
          <w:ilvl w:val="0"/>
          <w:numId w:val="22"/>
        </w:numPr>
        <w:jc w:val="both"/>
        <w:rPr>
          <w:rFonts w:eastAsia="SimSun" w:cstheme="minorHAnsi"/>
        </w:rPr>
      </w:pPr>
      <w:r w:rsidRPr="001E54F1">
        <w:rPr>
          <w:rFonts w:eastAsia="SimSun" w:cstheme="minorHAnsi"/>
          <w:i/>
        </w:rPr>
        <w:t>PRIDE Converter 2</w:t>
      </w:r>
      <w:r w:rsidRPr="001E54F1">
        <w:rPr>
          <w:rFonts w:eastAsia="SimSun" w:cstheme="minorHAnsi"/>
        </w:rPr>
        <w:t xml:space="preserve"> reports all possible peptide-to-protein assignments. </w:t>
      </w:r>
    </w:p>
    <w:p w:rsidR="007D7E33" w:rsidRPr="001E54F1" w:rsidRDefault="007D7E33" w:rsidP="007D7E33">
      <w:pPr>
        <w:numPr>
          <w:ilvl w:val="0"/>
          <w:numId w:val="22"/>
        </w:numPr>
        <w:jc w:val="both"/>
        <w:rPr>
          <w:rFonts w:eastAsia="SimSun" w:cstheme="minorHAnsi"/>
        </w:rPr>
      </w:pPr>
      <w:proofErr w:type="spellStart"/>
      <w:r w:rsidRPr="001E54F1">
        <w:rPr>
          <w:rFonts w:eastAsia="SimSun" w:cstheme="minorHAnsi"/>
          <w:i/>
        </w:rPr>
        <w:t>PeptideItems</w:t>
      </w:r>
      <w:proofErr w:type="spellEnd"/>
      <w:r w:rsidRPr="001E54F1">
        <w:rPr>
          <w:rFonts w:eastAsia="SimSun" w:cstheme="minorHAnsi"/>
        </w:rPr>
        <w:t xml:space="preserve"> are duplicated in different proteins in the PRIDE XML files but reference the same spectrum in the mzData section of the file. </w:t>
      </w:r>
    </w:p>
    <w:p w:rsidR="007D7E33" w:rsidRPr="001E54F1" w:rsidRDefault="007D7E33" w:rsidP="007D7E33">
      <w:pPr>
        <w:numPr>
          <w:ilvl w:val="0"/>
          <w:numId w:val="22"/>
        </w:numPr>
        <w:jc w:val="both"/>
        <w:rPr>
          <w:rFonts w:cstheme="minorHAnsi"/>
        </w:rPr>
      </w:pPr>
      <w:proofErr w:type="spellStart"/>
      <w:r w:rsidRPr="001E54F1">
        <w:rPr>
          <w:rFonts w:eastAsia="SimSun" w:cstheme="minorHAnsi"/>
          <w:i/>
        </w:rPr>
        <w:t>PeptideItems</w:t>
      </w:r>
      <w:proofErr w:type="spellEnd"/>
      <w:r w:rsidRPr="001E54F1">
        <w:rPr>
          <w:rFonts w:eastAsia="SimSun" w:cstheme="minorHAnsi"/>
        </w:rPr>
        <w:t xml:space="preserve"> are duplicated to report ambiguous modification positions (again referencing the same spectrum).</w:t>
      </w:r>
    </w:p>
    <w:p w:rsidR="00695C73" w:rsidRDefault="00695C73" w:rsidP="00695C73">
      <w:pPr>
        <w:ind w:firstLine="0"/>
        <w:jc w:val="both"/>
        <w:rPr>
          <w:rFonts w:cstheme="minorHAnsi"/>
        </w:rPr>
      </w:pPr>
    </w:p>
    <w:p w:rsidR="00695C73" w:rsidRDefault="005A1882" w:rsidP="00695C73">
      <w:pPr>
        <w:ind w:firstLine="0"/>
        <w:jc w:val="both"/>
        <w:rPr>
          <w:rFonts w:cstheme="minorHAnsi"/>
        </w:rPr>
      </w:pPr>
      <w:r>
        <w:rPr>
          <w:rFonts w:cstheme="minorHAnsi"/>
        </w:rPr>
        <w:t xml:space="preserve">So, using the </w:t>
      </w:r>
      <w:r>
        <w:t>“use protein inference results” filter, users can provide a list of the proteins that are reported in the manuscript.</w:t>
      </w:r>
    </w:p>
    <w:p w:rsidR="002B299E" w:rsidRDefault="002B299E" w:rsidP="002B299E">
      <w:pPr>
        <w:ind w:firstLine="0"/>
        <w:jc w:val="both"/>
      </w:pPr>
    </w:p>
    <w:p w:rsidR="008378D7" w:rsidRPr="00B41E43" w:rsidRDefault="00D50B74" w:rsidP="008378D7">
      <w:pPr>
        <w:pStyle w:val="Heading3"/>
        <w:rPr>
          <w:rFonts w:asciiTheme="majorHAnsi" w:hAnsiTheme="majorHAnsi"/>
        </w:rPr>
      </w:pPr>
      <w:bookmarkStart w:id="56" w:name="_Toc334779185"/>
      <w:r>
        <w:rPr>
          <w:rFonts w:asciiTheme="majorHAnsi" w:hAnsiTheme="majorHAnsi"/>
        </w:rPr>
        <w:t>3</w:t>
      </w:r>
      <w:r w:rsidR="008378D7" w:rsidRPr="00B41E43">
        <w:rPr>
          <w:rFonts w:asciiTheme="majorHAnsi" w:hAnsiTheme="majorHAnsi"/>
        </w:rPr>
        <w:t>.3.4. Filter Report</w:t>
      </w:r>
      <w:bookmarkEnd w:id="56"/>
      <w:r w:rsidR="00C440E8">
        <w:rPr>
          <w:rFonts w:asciiTheme="majorHAnsi" w:hAnsiTheme="majorHAnsi"/>
        </w:rPr>
        <w:t xml:space="preserve">  </w:t>
      </w:r>
    </w:p>
    <w:p w:rsidR="000768E7" w:rsidRDefault="000768E7" w:rsidP="00620B99">
      <w:pPr>
        <w:jc w:val="both"/>
        <w:rPr>
          <w:rFonts w:cstheme="minorHAnsi"/>
        </w:rPr>
      </w:pPr>
    </w:p>
    <w:p w:rsidR="00620B99" w:rsidRDefault="00620B99" w:rsidP="00620B99">
      <w:pPr>
        <w:jc w:val="both"/>
        <w:rPr>
          <w:rFonts w:cstheme="minorHAnsi"/>
        </w:rPr>
      </w:pPr>
      <w:r>
        <w:rPr>
          <w:rFonts w:cstheme="minorHAnsi"/>
        </w:rPr>
        <w:lastRenderedPageBreak/>
        <w:t xml:space="preserve">The final screen of the PRIDE XML Filter (Figure 19) will show the path of the newly generated filtered PRIDE XML file corresponding to each input file. </w:t>
      </w:r>
    </w:p>
    <w:p w:rsidR="008378D7" w:rsidRDefault="008378D7" w:rsidP="00CA5DD5">
      <w:pPr>
        <w:rPr>
          <w:rFonts w:asciiTheme="majorHAnsi" w:hAnsiTheme="majorHAnsi" w:cstheme="minorHAnsi"/>
        </w:rPr>
      </w:pPr>
    </w:p>
    <w:p w:rsidR="008378D7" w:rsidRDefault="008378D7" w:rsidP="008378D7">
      <w:pPr>
        <w:jc w:val="center"/>
        <w:rPr>
          <w:rFonts w:asciiTheme="majorHAnsi" w:hAnsiTheme="majorHAnsi" w:cstheme="minorHAnsi"/>
        </w:rPr>
      </w:pPr>
      <w:r>
        <w:rPr>
          <w:rFonts w:asciiTheme="majorHAnsi" w:hAnsiTheme="majorHAnsi" w:cstheme="minorHAnsi"/>
          <w:noProof/>
        </w:rPr>
        <w:drawing>
          <wp:inline distT="0" distB="0" distL="0" distR="0">
            <wp:extent cx="3402000" cy="2476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20B99" w:rsidRPr="00ED420E" w:rsidRDefault="00620B99" w:rsidP="00620B99">
      <w:pPr>
        <w:jc w:val="center"/>
        <w:rPr>
          <w:rFonts w:cstheme="minorHAnsi"/>
        </w:rPr>
      </w:pPr>
      <w:r>
        <w:rPr>
          <w:rFonts w:cstheme="minorHAnsi"/>
          <w:b/>
        </w:rPr>
        <w:t>Figure 19</w:t>
      </w:r>
      <w:r>
        <w:rPr>
          <w:rFonts w:cstheme="minorHAnsi"/>
        </w:rPr>
        <w:t xml:space="preserve"> – PRIDE XML Filter Report form.</w:t>
      </w:r>
    </w:p>
    <w:p w:rsidR="008378D7" w:rsidRPr="00A317FD" w:rsidRDefault="008378D7" w:rsidP="00CA5DD5">
      <w:pPr>
        <w:rPr>
          <w:rFonts w:asciiTheme="majorHAnsi" w:hAnsiTheme="majorHAnsi" w:cstheme="minorHAnsi"/>
        </w:rPr>
      </w:pPr>
    </w:p>
    <w:p w:rsidR="00122664" w:rsidRPr="00A317FD" w:rsidRDefault="00D50B74" w:rsidP="000E3E56">
      <w:pPr>
        <w:pStyle w:val="Heading2"/>
        <w:rPr>
          <w:rFonts w:asciiTheme="majorHAnsi" w:hAnsiTheme="majorHAnsi" w:cstheme="minorHAnsi"/>
        </w:rPr>
      </w:pPr>
      <w:bookmarkStart w:id="57" w:name="_Toc334779186"/>
      <w:r>
        <w:rPr>
          <w:rFonts w:asciiTheme="majorHAnsi" w:hAnsiTheme="majorHAnsi" w:cstheme="minorHAnsi"/>
        </w:rPr>
        <w:t>3</w:t>
      </w:r>
      <w:r w:rsidR="008D474E">
        <w:rPr>
          <w:rFonts w:asciiTheme="majorHAnsi" w:hAnsiTheme="majorHAnsi" w:cstheme="minorHAnsi"/>
        </w:rPr>
        <w:t>.4</w:t>
      </w:r>
      <w:r w:rsidR="006045D1">
        <w:rPr>
          <w:rFonts w:asciiTheme="majorHAnsi" w:hAnsiTheme="majorHAnsi" w:cstheme="minorHAnsi"/>
        </w:rPr>
        <w:t xml:space="preserve">. </w:t>
      </w:r>
      <w:r w:rsidR="00122664" w:rsidRPr="00A317FD">
        <w:rPr>
          <w:rFonts w:asciiTheme="majorHAnsi" w:hAnsiTheme="majorHAnsi" w:cstheme="minorHAnsi"/>
        </w:rPr>
        <w:t>PRIDE XML Merger</w:t>
      </w:r>
      <w:bookmarkEnd w:id="57"/>
      <w:r w:rsidR="00C440E8">
        <w:rPr>
          <w:rFonts w:asciiTheme="majorHAnsi" w:hAnsiTheme="majorHAnsi" w:cstheme="minorHAnsi"/>
        </w:rPr>
        <w:t xml:space="preserve">  </w:t>
      </w:r>
    </w:p>
    <w:p w:rsidR="00495ABC" w:rsidRPr="001237D2" w:rsidRDefault="00D50B74" w:rsidP="00495ABC">
      <w:pPr>
        <w:pStyle w:val="Heading3"/>
        <w:jc w:val="both"/>
        <w:rPr>
          <w:rFonts w:asciiTheme="majorHAnsi" w:hAnsiTheme="majorHAnsi"/>
        </w:rPr>
      </w:pPr>
      <w:bookmarkStart w:id="58" w:name="_Toc328747242"/>
      <w:bookmarkStart w:id="59" w:name="_Toc334779187"/>
      <w:r>
        <w:rPr>
          <w:rFonts w:asciiTheme="majorHAnsi" w:hAnsiTheme="majorHAnsi"/>
        </w:rPr>
        <w:t>3</w:t>
      </w:r>
      <w:r w:rsidR="00495ABC">
        <w:rPr>
          <w:rFonts w:asciiTheme="majorHAnsi" w:hAnsiTheme="majorHAnsi"/>
        </w:rPr>
        <w:t>.4.1. Merger Information</w:t>
      </w:r>
      <w:bookmarkEnd w:id="58"/>
      <w:bookmarkEnd w:id="59"/>
      <w:r w:rsidR="00C440E8">
        <w:rPr>
          <w:rFonts w:asciiTheme="majorHAnsi" w:hAnsiTheme="majorHAnsi"/>
        </w:rPr>
        <w:t xml:space="preserve">  </w:t>
      </w:r>
    </w:p>
    <w:p w:rsidR="000768E7" w:rsidRDefault="000768E7" w:rsidP="00495ABC">
      <w:pPr>
        <w:jc w:val="both"/>
        <w:rPr>
          <w:rFonts w:cstheme="minorHAnsi"/>
        </w:rPr>
      </w:pPr>
    </w:p>
    <w:p w:rsidR="00495ABC" w:rsidRDefault="00495ABC" w:rsidP="00495ABC">
      <w:pPr>
        <w:jc w:val="both"/>
        <w:rPr>
          <w:rFonts w:cstheme="minorHAnsi"/>
        </w:rPr>
      </w:pPr>
      <w:r>
        <w:rPr>
          <w:rFonts w:cstheme="minorHAnsi"/>
        </w:rPr>
        <w:t xml:space="preserve">The first screen of the PRIDE XML Merger provides an overview of the role of the tool and informs the user of several design assumptions and restrictions. All the PRIDE XML files must be valid according to the PRIDE XML schema. A master file will be selected, which will serve as the basis for the final PRIDE XML file in terms of metadata. </w:t>
      </w:r>
      <w:r w:rsidRPr="003675CD">
        <w:rPr>
          <w:rFonts w:cstheme="minorHAnsi"/>
        </w:rPr>
        <w:t>The identifications and spectra from the other files will be merged into the final output file.</w:t>
      </w:r>
      <w:r>
        <w:rPr>
          <w:rFonts w:cstheme="minorHAnsi"/>
        </w:rPr>
        <w:t xml:space="preserve"> Users should note that </w:t>
      </w:r>
      <w:r w:rsidRPr="003675CD">
        <w:rPr>
          <w:rFonts w:cstheme="minorHAnsi"/>
        </w:rPr>
        <w:t>the spectrum IDs from the source files will not necessarily be kept, but the internal references between peptide-</w:t>
      </w:r>
      <w:proofErr w:type="spellStart"/>
      <w:r w:rsidRPr="003675CD">
        <w:rPr>
          <w:rFonts w:cstheme="minorHAnsi"/>
        </w:rPr>
        <w:t>spectrum_refs</w:t>
      </w:r>
      <w:proofErr w:type="spellEnd"/>
      <w:r w:rsidRPr="003675CD">
        <w:rPr>
          <w:rFonts w:cstheme="minorHAnsi"/>
        </w:rPr>
        <w:t xml:space="preserve"> will be maintained.  </w:t>
      </w:r>
    </w:p>
    <w:p w:rsidR="00495ABC" w:rsidRPr="001237D2" w:rsidRDefault="00D50B74" w:rsidP="00495ABC">
      <w:pPr>
        <w:pStyle w:val="Heading3"/>
        <w:jc w:val="both"/>
        <w:rPr>
          <w:rFonts w:asciiTheme="majorHAnsi" w:hAnsiTheme="majorHAnsi"/>
        </w:rPr>
      </w:pPr>
      <w:bookmarkStart w:id="60" w:name="_Toc328747243"/>
      <w:bookmarkStart w:id="61" w:name="_Toc334779188"/>
      <w:r>
        <w:rPr>
          <w:rFonts w:asciiTheme="majorHAnsi" w:hAnsiTheme="majorHAnsi"/>
        </w:rPr>
        <w:t>3</w:t>
      </w:r>
      <w:r w:rsidR="00495ABC">
        <w:rPr>
          <w:rFonts w:asciiTheme="majorHAnsi" w:hAnsiTheme="majorHAnsi"/>
        </w:rPr>
        <w:t>.4.2. File Selection</w:t>
      </w:r>
      <w:bookmarkEnd w:id="60"/>
      <w:bookmarkEnd w:id="61"/>
      <w:r w:rsidR="00C440E8">
        <w:rPr>
          <w:rFonts w:asciiTheme="majorHAnsi" w:hAnsiTheme="majorHAnsi"/>
        </w:rPr>
        <w:t xml:space="preserve">  </w:t>
      </w:r>
    </w:p>
    <w:p w:rsidR="000768E7" w:rsidRDefault="000768E7" w:rsidP="00495ABC">
      <w:pPr>
        <w:jc w:val="both"/>
        <w:rPr>
          <w:rFonts w:cstheme="minorHAnsi"/>
        </w:rPr>
      </w:pPr>
    </w:p>
    <w:p w:rsidR="00495ABC" w:rsidRDefault="00495ABC" w:rsidP="00495ABC">
      <w:pPr>
        <w:jc w:val="both"/>
        <w:rPr>
          <w:rFonts w:cstheme="minorHAnsi"/>
        </w:rPr>
      </w:pPr>
      <w:r>
        <w:rPr>
          <w:rFonts w:cstheme="minorHAnsi"/>
        </w:rPr>
        <w:t xml:space="preserve">The look and usability of the file selection form for the PRIDE XML Merger is almost identical to that described in the “File Selection” section of the PRIDE Converter 2 GUI user guide, with the exception that all other file type selectors have been disabled and the only DAO option available will be the option to compress the final output file (Figure </w:t>
      </w:r>
      <w:r w:rsidR="00620B99">
        <w:rPr>
          <w:rFonts w:cstheme="minorHAnsi"/>
        </w:rPr>
        <w:t>20</w:t>
      </w:r>
      <w:r>
        <w:rPr>
          <w:rFonts w:cstheme="minorHAnsi"/>
        </w:rPr>
        <w:t>). The PRIDE XML Merger can either take compressed (</w:t>
      </w:r>
      <w:proofErr w:type="spellStart"/>
      <w:r>
        <w:rPr>
          <w:rFonts w:cstheme="minorHAnsi"/>
        </w:rPr>
        <w:t>gzipped</w:t>
      </w:r>
      <w:proofErr w:type="spellEnd"/>
      <w:r>
        <w:rPr>
          <w:rFonts w:cstheme="minorHAnsi"/>
        </w:rPr>
        <w:t>) or uncompressed PRIDE XML files as input, but all files need to be in the same state.</w:t>
      </w:r>
    </w:p>
    <w:p w:rsidR="00495ABC" w:rsidRDefault="00495ABC" w:rsidP="00495ABC">
      <w:pPr>
        <w:jc w:val="center"/>
        <w:rPr>
          <w:rFonts w:cstheme="minorHAnsi"/>
        </w:rPr>
      </w:pPr>
      <w:r>
        <w:rPr>
          <w:rFonts w:cstheme="minorHAnsi"/>
          <w:noProof/>
        </w:rPr>
        <w:lastRenderedPageBreak/>
        <w:drawing>
          <wp:inline distT="0" distB="0" distL="0" distR="0">
            <wp:extent cx="3402000" cy="247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495ABC" w:rsidRPr="00ED420E"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20 </w:t>
      </w:r>
      <w:r>
        <w:rPr>
          <w:rFonts w:cstheme="minorHAnsi"/>
        </w:rPr>
        <w:t>– PRIDE XML Merger File Selection form.</w:t>
      </w:r>
    </w:p>
    <w:p w:rsidR="00495ABC" w:rsidRPr="001237D2" w:rsidRDefault="00D50B74" w:rsidP="00495ABC">
      <w:pPr>
        <w:pStyle w:val="Heading3"/>
        <w:jc w:val="both"/>
        <w:rPr>
          <w:rFonts w:asciiTheme="majorHAnsi" w:hAnsiTheme="majorHAnsi"/>
        </w:rPr>
      </w:pPr>
      <w:bookmarkStart w:id="62" w:name="_Toc328747244"/>
      <w:bookmarkStart w:id="63" w:name="_Toc334779189"/>
      <w:r>
        <w:rPr>
          <w:rFonts w:asciiTheme="majorHAnsi" w:hAnsiTheme="majorHAnsi"/>
        </w:rPr>
        <w:t>3</w:t>
      </w:r>
      <w:r w:rsidR="00495ABC">
        <w:rPr>
          <w:rFonts w:asciiTheme="majorHAnsi" w:hAnsiTheme="majorHAnsi"/>
        </w:rPr>
        <w:t>.4.3. Master File Selection</w:t>
      </w:r>
      <w:bookmarkEnd w:id="62"/>
      <w:bookmarkEnd w:id="63"/>
      <w:r w:rsidR="00C440E8">
        <w:rPr>
          <w:rFonts w:asciiTheme="majorHAnsi" w:hAnsiTheme="majorHAnsi"/>
        </w:rPr>
        <w:t xml:space="preserve">  </w:t>
      </w:r>
    </w:p>
    <w:p w:rsidR="000768E7" w:rsidRDefault="000768E7" w:rsidP="00495ABC">
      <w:pPr>
        <w:rPr>
          <w:rFonts w:cstheme="minorHAnsi"/>
        </w:rPr>
      </w:pPr>
    </w:p>
    <w:p w:rsidR="00495ABC" w:rsidRDefault="00495ABC" w:rsidP="00495ABC">
      <w:pPr>
        <w:rPr>
          <w:rFonts w:cstheme="minorHAnsi"/>
        </w:rPr>
      </w:pPr>
      <w:r>
        <w:rPr>
          <w:rFonts w:cstheme="minorHAnsi"/>
        </w:rPr>
        <w:t xml:space="preserve">A master file must be selected. All metadata annotations will be taken from this file to as a basis to generate the merged PRIDE XML file (Figure </w:t>
      </w:r>
      <w:r w:rsidR="00620B99">
        <w:rPr>
          <w:rFonts w:cstheme="minorHAnsi"/>
        </w:rPr>
        <w:t>21</w:t>
      </w:r>
      <w:r>
        <w:rPr>
          <w:rFonts w:cstheme="minorHAnsi"/>
        </w:rPr>
        <w:t>).</w:t>
      </w:r>
    </w:p>
    <w:p w:rsidR="00495ABC" w:rsidRDefault="00495ABC" w:rsidP="00495ABC">
      <w:pPr>
        <w:rPr>
          <w:rFonts w:cstheme="minorHAnsi"/>
        </w:rPr>
      </w:pPr>
    </w:p>
    <w:p w:rsidR="00495ABC" w:rsidRDefault="00495ABC" w:rsidP="00495ABC">
      <w:pPr>
        <w:jc w:val="center"/>
        <w:rPr>
          <w:rFonts w:cstheme="minorHAnsi"/>
        </w:rPr>
      </w:pPr>
      <w:r>
        <w:rPr>
          <w:rFonts w:cstheme="minorHAnsi"/>
          <w:noProof/>
        </w:rPr>
        <w:drawing>
          <wp:inline distT="0" distB="0" distL="0" distR="0">
            <wp:extent cx="3402000" cy="247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495ABC" w:rsidRPr="00ED420E"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21 </w:t>
      </w:r>
      <w:r>
        <w:rPr>
          <w:rFonts w:cstheme="minorHAnsi"/>
        </w:rPr>
        <w:t>– PRIDE XML Merger Master File Selection form.</w:t>
      </w:r>
    </w:p>
    <w:p w:rsidR="00495ABC" w:rsidRPr="001237D2" w:rsidRDefault="00D50B74" w:rsidP="00495ABC">
      <w:pPr>
        <w:pStyle w:val="Heading3"/>
        <w:jc w:val="both"/>
        <w:rPr>
          <w:rFonts w:asciiTheme="majorHAnsi" w:hAnsiTheme="majorHAnsi"/>
        </w:rPr>
      </w:pPr>
      <w:bookmarkStart w:id="64" w:name="_Toc328747245"/>
      <w:bookmarkStart w:id="65" w:name="_Toc334779190"/>
      <w:r>
        <w:rPr>
          <w:rFonts w:asciiTheme="majorHAnsi" w:hAnsiTheme="majorHAnsi"/>
        </w:rPr>
        <w:t>3</w:t>
      </w:r>
      <w:r w:rsidR="00495ABC">
        <w:rPr>
          <w:rFonts w:asciiTheme="majorHAnsi" w:hAnsiTheme="majorHAnsi"/>
        </w:rPr>
        <w:t>.4.4. Merger Report</w:t>
      </w:r>
      <w:bookmarkEnd w:id="64"/>
      <w:bookmarkEnd w:id="65"/>
      <w:r w:rsidR="00C440E8">
        <w:rPr>
          <w:rFonts w:asciiTheme="majorHAnsi" w:hAnsiTheme="majorHAnsi"/>
        </w:rPr>
        <w:t xml:space="preserve">  </w:t>
      </w:r>
    </w:p>
    <w:p w:rsidR="000768E7" w:rsidRDefault="000768E7" w:rsidP="00495ABC">
      <w:pPr>
        <w:rPr>
          <w:rFonts w:cstheme="minorHAnsi"/>
        </w:rPr>
      </w:pPr>
    </w:p>
    <w:p w:rsidR="00495ABC" w:rsidRDefault="00495ABC" w:rsidP="00495ABC">
      <w:pPr>
        <w:rPr>
          <w:rFonts w:cstheme="minorHAnsi"/>
        </w:rPr>
      </w:pPr>
      <w:r>
        <w:rPr>
          <w:rFonts w:cstheme="minorHAnsi"/>
        </w:rPr>
        <w:t xml:space="preserve">Once all PRIDE XML files have been merged, the user is shown a report form showing where the output file was written to and all the source PRIDE XML files which were used for the merge (Figure </w:t>
      </w:r>
      <w:r w:rsidR="00620B99">
        <w:rPr>
          <w:rFonts w:cstheme="minorHAnsi"/>
        </w:rPr>
        <w:t>22</w:t>
      </w:r>
      <w:r>
        <w:rPr>
          <w:rFonts w:cstheme="minorHAnsi"/>
        </w:rPr>
        <w:t>).</w:t>
      </w:r>
    </w:p>
    <w:p w:rsidR="00495ABC" w:rsidRDefault="00495ABC" w:rsidP="00495ABC">
      <w:pPr>
        <w:jc w:val="center"/>
        <w:rPr>
          <w:rFonts w:cstheme="minorHAnsi"/>
        </w:rPr>
      </w:pPr>
      <w:r>
        <w:rPr>
          <w:rFonts w:cstheme="minorHAnsi"/>
          <w:noProof/>
        </w:rPr>
        <w:lastRenderedPageBreak/>
        <w:drawing>
          <wp:inline distT="0" distB="0" distL="0" distR="0">
            <wp:extent cx="3402000" cy="247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495ABC"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22 </w:t>
      </w:r>
      <w:r>
        <w:rPr>
          <w:rFonts w:cstheme="minorHAnsi"/>
        </w:rPr>
        <w:t>– PRIDE XML Merger Report form.</w:t>
      </w:r>
    </w:p>
    <w:p w:rsidR="00AA2131" w:rsidRDefault="00495ABC" w:rsidP="00AA2131">
      <w:pPr>
        <w:rPr>
          <w:rFonts w:cstheme="minorHAnsi"/>
        </w:rPr>
      </w:pPr>
      <w:r>
        <w:rPr>
          <w:rFonts w:cstheme="minorHAnsi"/>
        </w:rPr>
        <w:br w:type="page"/>
      </w:r>
    </w:p>
    <w:p w:rsidR="00D50B74" w:rsidRPr="00382A76" w:rsidRDefault="00AA2131" w:rsidP="00D50B74">
      <w:pPr>
        <w:pStyle w:val="Heading1"/>
        <w:rPr>
          <w:rFonts w:asciiTheme="majorHAnsi" w:hAnsiTheme="majorHAnsi"/>
          <w:sz w:val="32"/>
          <w:szCs w:val="32"/>
        </w:rPr>
      </w:pPr>
      <w:bookmarkStart w:id="66" w:name="_Toc334779191"/>
      <w:r>
        <w:rPr>
          <w:rFonts w:asciiTheme="majorHAnsi" w:hAnsiTheme="majorHAnsi"/>
          <w:sz w:val="32"/>
          <w:szCs w:val="32"/>
        </w:rPr>
        <w:lastRenderedPageBreak/>
        <w:t>4</w:t>
      </w:r>
      <w:r w:rsidR="00D50B74" w:rsidRPr="00382A76">
        <w:rPr>
          <w:rFonts w:asciiTheme="majorHAnsi" w:hAnsiTheme="majorHAnsi"/>
          <w:sz w:val="32"/>
          <w:szCs w:val="32"/>
        </w:rPr>
        <w:t>. Troubleshooting</w:t>
      </w:r>
      <w:bookmarkEnd w:id="66"/>
      <w:r w:rsidR="00D50B74">
        <w:rPr>
          <w:rFonts w:asciiTheme="majorHAnsi" w:hAnsiTheme="majorHAnsi"/>
          <w:sz w:val="32"/>
          <w:szCs w:val="32"/>
        </w:rPr>
        <w:t xml:space="preserve">  </w:t>
      </w:r>
    </w:p>
    <w:p w:rsidR="00D50B74" w:rsidRPr="006353D2" w:rsidRDefault="00AA2131" w:rsidP="00D50B74">
      <w:pPr>
        <w:pStyle w:val="Heading2"/>
        <w:rPr>
          <w:rFonts w:asciiTheme="majorHAnsi" w:hAnsiTheme="majorHAnsi"/>
        </w:rPr>
      </w:pPr>
      <w:bookmarkStart w:id="67" w:name="_Toc334779192"/>
      <w:r>
        <w:rPr>
          <w:rFonts w:asciiTheme="majorHAnsi" w:hAnsiTheme="majorHAnsi"/>
        </w:rPr>
        <w:t>4</w:t>
      </w:r>
      <w:r w:rsidR="00D50B74">
        <w:rPr>
          <w:rFonts w:asciiTheme="majorHAnsi" w:hAnsiTheme="majorHAnsi"/>
        </w:rPr>
        <w:t xml:space="preserve">.1. </w:t>
      </w:r>
      <w:r w:rsidR="00D50B74" w:rsidRPr="006353D2">
        <w:rPr>
          <w:rFonts w:asciiTheme="majorHAnsi" w:hAnsiTheme="majorHAnsi"/>
        </w:rPr>
        <w:t xml:space="preserve">The Application Selector window appears but </w:t>
      </w:r>
      <w:r w:rsidR="00D50B74">
        <w:rPr>
          <w:rFonts w:asciiTheme="majorHAnsi" w:hAnsiTheme="majorHAnsi"/>
        </w:rPr>
        <w:t>n</w:t>
      </w:r>
      <w:r w:rsidR="00D50B74" w:rsidRPr="006353D2">
        <w:rPr>
          <w:rFonts w:asciiTheme="majorHAnsi" w:hAnsiTheme="majorHAnsi"/>
        </w:rPr>
        <w:t>o tools start when a button is clicked</w:t>
      </w:r>
      <w:bookmarkEnd w:id="67"/>
      <w:r w:rsidR="00D50B74">
        <w:rPr>
          <w:rFonts w:asciiTheme="majorHAnsi" w:hAnsiTheme="majorHAnsi"/>
        </w:rPr>
        <w:t xml:space="preserve">  </w:t>
      </w:r>
    </w:p>
    <w:p w:rsidR="00D50B74" w:rsidRDefault="00D50B74" w:rsidP="00D50B74"/>
    <w:p w:rsidR="00D50B74" w:rsidRDefault="00D50B74" w:rsidP="00D50B74">
      <w:pPr>
        <w:jc w:val="both"/>
      </w:pPr>
      <w:r>
        <w:t xml:space="preserve">When </w:t>
      </w:r>
      <w:r w:rsidRPr="00164328">
        <w:rPr>
          <w:i/>
        </w:rPr>
        <w:t>PRIDE Converter 2</w:t>
      </w:r>
      <w:r>
        <w:t xml:space="preserve"> starts in the GUI mode, the first screen that is displayed is the application selector (Figure 3). In rare occasions, it is possible that nothing happens when the users click on a button to start a specific application (</w:t>
      </w:r>
      <w:r w:rsidRPr="00164328">
        <w:rPr>
          <w:i/>
        </w:rPr>
        <w:t>Converter</w:t>
      </w:r>
      <w:r>
        <w:t xml:space="preserve">, </w:t>
      </w:r>
      <w:r w:rsidRPr="00164328">
        <w:rPr>
          <w:i/>
        </w:rPr>
        <w:t>Filter</w:t>
      </w:r>
      <w:r>
        <w:t xml:space="preserve">, </w:t>
      </w:r>
      <w:r w:rsidRPr="00164328">
        <w:rPr>
          <w:i/>
        </w:rPr>
        <w:t>Merger</w:t>
      </w:r>
      <w:r>
        <w:t xml:space="preserve">, </w:t>
      </w:r>
      <w:r w:rsidRPr="00164328">
        <w:rPr>
          <w:i/>
        </w:rPr>
        <w:t>mzTab generator</w:t>
      </w:r>
      <w:r>
        <w:t>). This is generally a problem caused with improper Java configuration. Please ensure that JAVA_HOME is correctly set in your environment and that the java runtime executable file is in your path. Please refer to the Java documentation on how to properly install and configure the Java Runtime Environment (</w:t>
      </w:r>
      <w:hyperlink r:id="rId46" w:history="1">
        <w:r w:rsidRPr="007948A2">
          <w:rPr>
            <w:rStyle w:val="Hyperlink"/>
          </w:rPr>
          <w:t>http://java.com/en/download/help/download_options.xml</w:t>
        </w:r>
      </w:hyperlink>
      <w:r>
        <w:t xml:space="preserve">). </w:t>
      </w:r>
    </w:p>
    <w:p w:rsidR="00D50B74" w:rsidRDefault="00D50B74" w:rsidP="00D50B74">
      <w:pPr>
        <w:jc w:val="both"/>
      </w:pPr>
    </w:p>
    <w:p w:rsidR="00D50B74" w:rsidRDefault="00D50B74" w:rsidP="00D50B74">
      <w:pPr>
        <w:jc w:val="both"/>
      </w:pPr>
      <w:r>
        <w:t xml:space="preserve">When a button is clicked from the application selector, a new process is launched based on the settings found in the </w:t>
      </w:r>
      <w:proofErr w:type="spellStart"/>
      <w:r w:rsidRPr="00E23B47">
        <w:rPr>
          <w:i/>
        </w:rPr>
        <w:t>converter.properties</w:t>
      </w:r>
      <w:proofErr w:type="spellEnd"/>
      <w:r>
        <w:t xml:space="preserve"> file that is located in the same directory as the </w:t>
      </w:r>
      <w:r w:rsidRPr="00164328">
        <w:rPr>
          <w:i/>
        </w:rPr>
        <w:t>PRIDE Converter 2</w:t>
      </w:r>
      <w:r>
        <w:t xml:space="preserve"> jar file.</w:t>
      </w:r>
    </w:p>
    <w:p w:rsidR="00D50B74" w:rsidRDefault="00D50B74" w:rsidP="00D50B74"/>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 Pride Converter GUI Bootstrap configuration</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
    <w:p w:rsidR="00D50B74" w:rsidRPr="00E23B47" w:rsidRDefault="00D50B74" w:rsidP="00D50B74">
      <w:pPr>
        <w:shd w:val="clear" w:color="auto" w:fill="F2F2F2" w:themeFill="background1" w:themeFillShade="F2"/>
        <w:rPr>
          <w:rFonts w:ascii="Lucida Console" w:hAnsi="Lucida Console"/>
          <w:sz w:val="16"/>
          <w:szCs w:val="16"/>
        </w:rPr>
      </w:pP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#set the exact path of the java executable if not already in the path</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roofErr w:type="gramStart"/>
      <w:r w:rsidRPr="00E23B47">
        <w:rPr>
          <w:rFonts w:ascii="Lucida Console" w:hAnsi="Lucida Console"/>
          <w:sz w:val="16"/>
          <w:szCs w:val="16"/>
        </w:rPr>
        <w:t>do</w:t>
      </w:r>
      <w:proofErr w:type="gramEnd"/>
      <w:r w:rsidRPr="00E23B47">
        <w:rPr>
          <w:rFonts w:ascii="Lucida Console" w:hAnsi="Lucida Console"/>
          <w:sz w:val="16"/>
          <w:szCs w:val="16"/>
        </w:rPr>
        <w:t xml:space="preserve"> not include the executable itself</w:t>
      </w:r>
      <w:r>
        <w:rPr>
          <w:rFonts w:ascii="Lucida Console" w:hAnsi="Lucida Console"/>
          <w:sz w:val="16"/>
          <w:szCs w:val="16"/>
        </w:rPr>
        <w:t xml:space="preserve"> and include a trailing slash</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roofErr w:type="spellStart"/>
      <w:r w:rsidRPr="00E23B47">
        <w:rPr>
          <w:rFonts w:ascii="Lucida Console" w:hAnsi="Lucida Console"/>
          <w:sz w:val="16"/>
          <w:szCs w:val="16"/>
        </w:rPr>
        <w:t>eg</w:t>
      </w:r>
      <w:proofErr w:type="spellEnd"/>
      <w:r w:rsidRPr="00E23B47">
        <w:rPr>
          <w:rFonts w:ascii="Lucida Console" w:hAnsi="Lucida Console"/>
          <w:sz w:val="16"/>
          <w:szCs w:val="16"/>
        </w:rPr>
        <w:t xml:space="preserve"> </w:t>
      </w:r>
      <w:proofErr w:type="spellStart"/>
      <w:r w:rsidRPr="00E23B47">
        <w:rPr>
          <w:rFonts w:ascii="Lucida Console" w:hAnsi="Lucida Console"/>
          <w:sz w:val="16"/>
          <w:szCs w:val="16"/>
        </w:rPr>
        <w:t>java.home</w:t>
      </w:r>
      <w:proofErr w:type="spellEnd"/>
      <w:r w:rsidRPr="00E23B47">
        <w:rPr>
          <w:rFonts w:ascii="Lucida Console" w:hAnsi="Lucida Console"/>
          <w:sz w:val="16"/>
          <w:szCs w:val="16"/>
        </w:rPr>
        <w:t>=/home/</w:t>
      </w:r>
      <w:proofErr w:type="spellStart"/>
      <w:r w:rsidRPr="00E23B47">
        <w:rPr>
          <w:rFonts w:ascii="Lucida Console" w:hAnsi="Lucida Console"/>
          <w:sz w:val="16"/>
          <w:szCs w:val="16"/>
        </w:rPr>
        <w:t>rcote</w:t>
      </w:r>
      <w:proofErr w:type="spellEnd"/>
      <w:r w:rsidRPr="00E23B47">
        <w:rPr>
          <w:rFonts w:ascii="Lucida Console" w:hAnsi="Lucida Console"/>
          <w:sz w:val="16"/>
          <w:szCs w:val="16"/>
        </w:rPr>
        <w:t>/</w:t>
      </w:r>
      <w:proofErr w:type="spellStart"/>
      <w:r w:rsidRPr="00E23B47">
        <w:rPr>
          <w:rFonts w:ascii="Lucida Console" w:hAnsi="Lucida Console"/>
          <w:sz w:val="16"/>
          <w:szCs w:val="16"/>
        </w:rPr>
        <w:t>dev</w:t>
      </w:r>
      <w:proofErr w:type="spellEnd"/>
      <w:r w:rsidRPr="00E23B47">
        <w:rPr>
          <w:rFonts w:ascii="Lucida Console" w:hAnsi="Lucida Console"/>
          <w:sz w:val="16"/>
          <w:szCs w:val="16"/>
        </w:rPr>
        <w:t>/jdk1.6.0_13/bin/</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#and not #</w:t>
      </w:r>
      <w:proofErr w:type="spellStart"/>
      <w:r w:rsidRPr="00E23B47">
        <w:rPr>
          <w:rFonts w:ascii="Lucida Console" w:hAnsi="Lucida Console"/>
          <w:sz w:val="16"/>
          <w:szCs w:val="16"/>
        </w:rPr>
        <w:t>eg</w:t>
      </w:r>
      <w:proofErr w:type="spellEnd"/>
      <w:r w:rsidRPr="00E23B47">
        <w:rPr>
          <w:rFonts w:ascii="Lucida Console" w:hAnsi="Lucida Console"/>
          <w:sz w:val="16"/>
          <w:szCs w:val="16"/>
        </w:rPr>
        <w:t xml:space="preserve"> </w:t>
      </w:r>
      <w:proofErr w:type="spellStart"/>
      <w:r w:rsidRPr="00E23B47">
        <w:rPr>
          <w:rFonts w:ascii="Lucida Console" w:hAnsi="Lucida Console"/>
          <w:sz w:val="16"/>
          <w:szCs w:val="16"/>
        </w:rPr>
        <w:t>java.home</w:t>
      </w:r>
      <w:proofErr w:type="spellEnd"/>
      <w:r w:rsidRPr="00E23B47">
        <w:rPr>
          <w:rFonts w:ascii="Lucida Console" w:hAnsi="Lucida Console"/>
          <w:sz w:val="16"/>
          <w:szCs w:val="16"/>
        </w:rPr>
        <w:t>=/home/</w:t>
      </w:r>
      <w:proofErr w:type="spellStart"/>
      <w:r w:rsidRPr="00E23B47">
        <w:rPr>
          <w:rFonts w:ascii="Lucida Console" w:hAnsi="Lucida Console"/>
          <w:sz w:val="16"/>
          <w:szCs w:val="16"/>
        </w:rPr>
        <w:t>rcote</w:t>
      </w:r>
      <w:proofErr w:type="spellEnd"/>
      <w:r w:rsidRPr="00E23B47">
        <w:rPr>
          <w:rFonts w:ascii="Lucida Console" w:hAnsi="Lucida Console"/>
          <w:sz w:val="16"/>
          <w:szCs w:val="16"/>
        </w:rPr>
        <w:t>/</w:t>
      </w:r>
      <w:proofErr w:type="spellStart"/>
      <w:r w:rsidRPr="00E23B47">
        <w:rPr>
          <w:rFonts w:ascii="Lucida Console" w:hAnsi="Lucida Console"/>
          <w:sz w:val="16"/>
          <w:szCs w:val="16"/>
        </w:rPr>
        <w:t>dev</w:t>
      </w:r>
      <w:proofErr w:type="spellEnd"/>
      <w:r w:rsidRPr="00E23B47">
        <w:rPr>
          <w:rFonts w:ascii="Lucida Console" w:hAnsi="Lucida Console"/>
          <w:sz w:val="16"/>
          <w:szCs w:val="16"/>
        </w:rPr>
        <w:t>/jdk1.6.0_13/bin/java</w:t>
      </w:r>
    </w:p>
    <w:p w:rsidR="00D50B74" w:rsidRPr="00E23B47" w:rsidRDefault="00D50B74" w:rsidP="00D50B74">
      <w:pPr>
        <w:shd w:val="clear" w:color="auto" w:fill="F2F2F2" w:themeFill="background1" w:themeFillShade="F2"/>
        <w:rPr>
          <w:rFonts w:ascii="Lucida Console" w:hAnsi="Lucida Console"/>
          <w:sz w:val="16"/>
          <w:szCs w:val="16"/>
        </w:rPr>
      </w:pPr>
      <w:proofErr w:type="spellStart"/>
      <w:r w:rsidRPr="00E23B47">
        <w:rPr>
          <w:rFonts w:ascii="Lucida Console" w:hAnsi="Lucida Console"/>
          <w:sz w:val="16"/>
          <w:szCs w:val="16"/>
        </w:rPr>
        <w:t>java.home</w:t>
      </w:r>
      <w:proofErr w:type="spellEnd"/>
      <w:r w:rsidRPr="00E23B47">
        <w:rPr>
          <w:rFonts w:ascii="Lucida Console" w:hAnsi="Lucida Console"/>
          <w:sz w:val="16"/>
          <w:szCs w:val="16"/>
        </w:rPr>
        <w:t>=</w:t>
      </w:r>
    </w:p>
    <w:p w:rsidR="00D50B74" w:rsidRPr="00E23B47" w:rsidRDefault="00D50B74" w:rsidP="00D50B74">
      <w:pPr>
        <w:shd w:val="clear" w:color="auto" w:fill="F2F2F2" w:themeFill="background1" w:themeFillShade="F2"/>
        <w:rPr>
          <w:rFonts w:ascii="Lucida Console" w:hAnsi="Lucida Console"/>
          <w:sz w:val="16"/>
          <w:szCs w:val="16"/>
        </w:rPr>
      </w:pP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 xml:space="preserve"># </w:t>
      </w:r>
      <w:proofErr w:type="gramStart"/>
      <w:r w:rsidRPr="00E23B47">
        <w:rPr>
          <w:rFonts w:ascii="Lucida Console" w:hAnsi="Lucida Console"/>
          <w:sz w:val="16"/>
          <w:szCs w:val="16"/>
        </w:rPr>
        <w:t>any</w:t>
      </w:r>
      <w:proofErr w:type="gramEnd"/>
      <w:r w:rsidRPr="00E23B47">
        <w:rPr>
          <w:rFonts w:ascii="Lucida Console" w:hAnsi="Lucida Console"/>
          <w:sz w:val="16"/>
          <w:szCs w:val="16"/>
        </w:rPr>
        <w:t xml:space="preserve"> JVM argument listed here will be passed verbatim to the JVM</w:t>
      </w:r>
    </w:p>
    <w:p w:rsidR="00D50B74" w:rsidRDefault="00D50B74" w:rsidP="00D50B74">
      <w:pPr>
        <w:shd w:val="clear" w:color="auto" w:fill="F2F2F2" w:themeFill="background1" w:themeFillShade="F2"/>
        <w:rPr>
          <w:rFonts w:ascii="Lucida Console" w:hAnsi="Lucida Console"/>
          <w:sz w:val="16"/>
          <w:szCs w:val="16"/>
        </w:rPr>
      </w:pPr>
      <w:proofErr w:type="spellStart"/>
      <w:r w:rsidRPr="00E23B47">
        <w:rPr>
          <w:rFonts w:ascii="Lucida Console" w:hAnsi="Lucida Console"/>
          <w:sz w:val="16"/>
          <w:szCs w:val="16"/>
        </w:rPr>
        <w:t>jvm.args</w:t>
      </w:r>
      <w:proofErr w:type="spellEnd"/>
      <w:r w:rsidRPr="00E23B47">
        <w:rPr>
          <w:rFonts w:ascii="Lucida Console" w:hAnsi="Lucida Console"/>
          <w:sz w:val="16"/>
          <w:szCs w:val="16"/>
        </w:rPr>
        <w:t>=-Xms128M -Xmx4000M</w:t>
      </w:r>
    </w:p>
    <w:p w:rsidR="00D50B74" w:rsidRPr="00E23B47" w:rsidRDefault="00D50B74" w:rsidP="00D50B74">
      <w:pPr>
        <w:shd w:val="clear" w:color="auto" w:fill="F2F2F2" w:themeFill="background1" w:themeFillShade="F2"/>
        <w:rPr>
          <w:rFonts w:ascii="Lucida Console" w:hAnsi="Lucida Console"/>
          <w:sz w:val="16"/>
          <w:szCs w:val="16"/>
        </w:rPr>
      </w:pP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 xml:space="preserve"># </w:t>
      </w:r>
      <w:proofErr w:type="gramStart"/>
      <w:r w:rsidRPr="00E23B47">
        <w:rPr>
          <w:rFonts w:ascii="Lucida Console" w:hAnsi="Lucida Console"/>
          <w:sz w:val="16"/>
          <w:szCs w:val="16"/>
        </w:rPr>
        <w:t>uncomment</w:t>
      </w:r>
      <w:proofErr w:type="gramEnd"/>
      <w:r w:rsidRPr="00E23B47">
        <w:rPr>
          <w:rFonts w:ascii="Lucida Console" w:hAnsi="Lucida Console"/>
          <w:sz w:val="16"/>
          <w:szCs w:val="16"/>
        </w:rPr>
        <w:t xml:space="preserve"> and set accordingly to configure PROXY settings</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#http.proxyHost=webcache.mydomain.com</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roofErr w:type="spellStart"/>
      <w:r w:rsidRPr="00E23B47">
        <w:rPr>
          <w:rFonts w:ascii="Lucida Console" w:hAnsi="Lucida Console"/>
          <w:sz w:val="16"/>
          <w:szCs w:val="16"/>
        </w:rPr>
        <w:t>http.proxyPort</w:t>
      </w:r>
      <w:proofErr w:type="spellEnd"/>
      <w:r w:rsidRPr="00E23B47">
        <w:rPr>
          <w:rFonts w:ascii="Lucida Console" w:hAnsi="Lucida Console"/>
          <w:sz w:val="16"/>
          <w:szCs w:val="16"/>
        </w:rPr>
        <w:t>=8080</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roofErr w:type="spellStart"/>
      <w:r w:rsidRPr="00E23B47">
        <w:rPr>
          <w:rFonts w:ascii="Lucida Console" w:hAnsi="Lucida Console"/>
          <w:sz w:val="16"/>
          <w:szCs w:val="16"/>
        </w:rPr>
        <w:t>http.proxyUser</w:t>
      </w:r>
      <w:proofErr w:type="spellEnd"/>
      <w:r w:rsidRPr="00E23B47">
        <w:rPr>
          <w:rFonts w:ascii="Lucida Console" w:hAnsi="Lucida Console"/>
          <w:sz w:val="16"/>
          <w:szCs w:val="16"/>
        </w:rPr>
        <w:t>=</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roofErr w:type="spellStart"/>
      <w:r w:rsidRPr="00E23B47">
        <w:rPr>
          <w:rFonts w:ascii="Lucida Console" w:hAnsi="Lucida Console"/>
          <w:sz w:val="16"/>
          <w:szCs w:val="16"/>
        </w:rPr>
        <w:t>http.proxyPassword</w:t>
      </w:r>
      <w:proofErr w:type="spellEnd"/>
      <w:r w:rsidRPr="00E23B47">
        <w:rPr>
          <w:rFonts w:ascii="Lucida Console" w:hAnsi="Lucida Console"/>
          <w:sz w:val="16"/>
          <w:szCs w:val="16"/>
        </w:rPr>
        <w:t>=</w:t>
      </w:r>
    </w:p>
    <w:p w:rsidR="00D50B74"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roofErr w:type="spellStart"/>
      <w:r w:rsidRPr="00E23B47">
        <w:rPr>
          <w:rFonts w:ascii="Lucida Console" w:hAnsi="Lucida Console"/>
          <w:sz w:val="16"/>
          <w:szCs w:val="16"/>
        </w:rPr>
        <w:t>http.proxySet</w:t>
      </w:r>
      <w:proofErr w:type="spellEnd"/>
      <w:r w:rsidRPr="00E23B47">
        <w:rPr>
          <w:rFonts w:ascii="Lucida Console" w:hAnsi="Lucida Console"/>
          <w:sz w:val="16"/>
          <w:szCs w:val="16"/>
        </w:rPr>
        <w:t>=true</w:t>
      </w:r>
    </w:p>
    <w:p w:rsidR="00D50B74" w:rsidRDefault="00D50B74" w:rsidP="00D50B74">
      <w:pPr>
        <w:shd w:val="clear" w:color="auto" w:fill="FFFFFF" w:themeFill="background1"/>
        <w:rPr>
          <w:rFonts w:ascii="Lucida Console" w:hAnsi="Lucida Console"/>
          <w:sz w:val="16"/>
          <w:szCs w:val="16"/>
        </w:rPr>
      </w:pPr>
    </w:p>
    <w:p w:rsidR="00D50B74" w:rsidRDefault="00D50B74" w:rsidP="00D50B74">
      <w:pPr>
        <w:shd w:val="clear" w:color="auto" w:fill="FFFFFF" w:themeFill="background1"/>
        <w:jc w:val="both"/>
        <w:rPr>
          <w:rFonts w:cstheme="minorHAnsi"/>
        </w:rPr>
      </w:pPr>
      <w:r w:rsidRPr="00E23B47">
        <w:rPr>
          <w:rFonts w:cstheme="minorHAnsi"/>
        </w:rPr>
        <w:t xml:space="preserve">If </w:t>
      </w:r>
      <w:r>
        <w:rPr>
          <w:rFonts w:cstheme="minorHAnsi"/>
        </w:rPr>
        <w:t xml:space="preserve">JAVA_HOME isn’t properly set, the new process might not properly start. One way to circumvent this problem is to update the </w:t>
      </w:r>
      <w:proofErr w:type="spellStart"/>
      <w:r w:rsidRPr="00E23B47">
        <w:rPr>
          <w:rFonts w:cstheme="minorHAnsi"/>
          <w:i/>
        </w:rPr>
        <w:t>java.home</w:t>
      </w:r>
      <w:proofErr w:type="spellEnd"/>
      <w:r>
        <w:rPr>
          <w:rFonts w:cstheme="minorHAnsi"/>
          <w:i/>
        </w:rPr>
        <w:t xml:space="preserve"> </w:t>
      </w:r>
      <w:r>
        <w:rPr>
          <w:rFonts w:cstheme="minorHAnsi"/>
        </w:rPr>
        <w:t>setting in the properties file. You need to include the full path to the java executable, including the final slash, but do not include the java application itself.</w:t>
      </w:r>
    </w:p>
    <w:p w:rsidR="00D50B74" w:rsidRDefault="00D50B74" w:rsidP="00D50B74">
      <w:pPr>
        <w:shd w:val="clear" w:color="auto" w:fill="FFFFFF" w:themeFill="background1"/>
        <w:rPr>
          <w:rFonts w:cstheme="minorHAnsi"/>
        </w:rPr>
      </w:pPr>
    </w:p>
    <w:p w:rsidR="00D50B74" w:rsidRDefault="00D50B74" w:rsidP="00D50B74">
      <w:pPr>
        <w:shd w:val="clear" w:color="auto" w:fill="F2F2F2" w:themeFill="background1" w:themeFillShade="F2"/>
        <w:rPr>
          <w:rFonts w:ascii="Lucida Console" w:hAnsi="Lucida Console"/>
          <w:sz w:val="16"/>
          <w:szCs w:val="16"/>
        </w:rPr>
      </w:pPr>
      <w:proofErr w:type="spellStart"/>
      <w:r w:rsidRPr="00E23B47">
        <w:rPr>
          <w:rFonts w:ascii="Lucida Console" w:hAnsi="Lucida Console"/>
          <w:sz w:val="16"/>
          <w:szCs w:val="16"/>
        </w:rPr>
        <w:t>java.home</w:t>
      </w:r>
      <w:proofErr w:type="spellEnd"/>
      <w:r w:rsidRPr="00E23B47">
        <w:rPr>
          <w:rFonts w:ascii="Lucida Console" w:hAnsi="Lucida Console"/>
          <w:sz w:val="16"/>
          <w:szCs w:val="16"/>
        </w:rPr>
        <w:t>=/home/</w:t>
      </w:r>
      <w:proofErr w:type="spellStart"/>
      <w:r w:rsidRPr="00E23B47">
        <w:rPr>
          <w:rFonts w:ascii="Lucida Console" w:hAnsi="Lucida Console"/>
          <w:sz w:val="16"/>
          <w:szCs w:val="16"/>
        </w:rPr>
        <w:t>rcote</w:t>
      </w:r>
      <w:proofErr w:type="spellEnd"/>
      <w:r w:rsidRPr="00E23B47">
        <w:rPr>
          <w:rFonts w:ascii="Lucida Console" w:hAnsi="Lucida Console"/>
          <w:sz w:val="16"/>
          <w:szCs w:val="16"/>
        </w:rPr>
        <w:t>/</w:t>
      </w:r>
      <w:proofErr w:type="spellStart"/>
      <w:r w:rsidRPr="00E23B47">
        <w:rPr>
          <w:rFonts w:ascii="Lucida Console" w:hAnsi="Lucida Console"/>
          <w:sz w:val="16"/>
          <w:szCs w:val="16"/>
        </w:rPr>
        <w:t>dev</w:t>
      </w:r>
      <w:proofErr w:type="spellEnd"/>
      <w:r w:rsidRPr="00E23B47">
        <w:rPr>
          <w:rFonts w:ascii="Lucida Console" w:hAnsi="Lucida Console"/>
          <w:sz w:val="16"/>
          <w:szCs w:val="16"/>
        </w:rPr>
        <w:t>/jdk1.6.0_13/bin/</w:t>
      </w:r>
      <w:r>
        <w:rPr>
          <w:rFonts w:ascii="Lucida Console" w:hAnsi="Lucida Console"/>
          <w:sz w:val="16"/>
          <w:szCs w:val="16"/>
        </w:rPr>
        <w:t xml:space="preserve">              - correct for </w:t>
      </w:r>
      <w:proofErr w:type="spellStart"/>
      <w:r>
        <w:rPr>
          <w:rFonts w:ascii="Lucida Console" w:hAnsi="Lucida Console"/>
          <w:sz w:val="16"/>
          <w:szCs w:val="16"/>
        </w:rPr>
        <w:t>linux</w:t>
      </w:r>
      <w:proofErr w:type="spellEnd"/>
      <w:r>
        <w:rPr>
          <w:rFonts w:ascii="Lucida Console" w:hAnsi="Lucida Console"/>
          <w:sz w:val="16"/>
          <w:szCs w:val="16"/>
        </w:rPr>
        <w:t xml:space="preserve"> and Mac OS X</w:t>
      </w:r>
    </w:p>
    <w:p w:rsidR="00D50B74" w:rsidRPr="00E23B47" w:rsidRDefault="00D50B74" w:rsidP="00D50B74">
      <w:pPr>
        <w:shd w:val="clear" w:color="auto" w:fill="F2F2F2" w:themeFill="background1" w:themeFillShade="F2"/>
        <w:rPr>
          <w:rFonts w:cstheme="minorHAnsi"/>
        </w:rPr>
      </w:pPr>
      <w:proofErr w:type="spellStart"/>
      <w:r w:rsidRPr="00E23B47">
        <w:rPr>
          <w:rFonts w:ascii="Lucida Console" w:hAnsi="Lucida Console"/>
          <w:sz w:val="16"/>
          <w:szCs w:val="16"/>
        </w:rPr>
        <w:t>java.home</w:t>
      </w:r>
      <w:proofErr w:type="spellEnd"/>
      <w:r w:rsidRPr="00E23B47">
        <w:rPr>
          <w:rFonts w:ascii="Lucida Console" w:hAnsi="Lucida Console"/>
          <w:sz w:val="16"/>
          <w:szCs w:val="16"/>
        </w:rPr>
        <w:t>=</w:t>
      </w:r>
      <w:r>
        <w:rPr>
          <w:rFonts w:ascii="Lucida Console" w:hAnsi="Lucida Console"/>
          <w:sz w:val="16"/>
          <w:szCs w:val="16"/>
        </w:rPr>
        <w:t>c</w:t>
      </w:r>
      <w:proofErr w:type="gramStart"/>
      <w:r>
        <w:rPr>
          <w:rFonts w:ascii="Lucida Console" w:hAnsi="Lucida Console"/>
          <w:sz w:val="16"/>
          <w:szCs w:val="16"/>
        </w:rPr>
        <w:t>:\</w:t>
      </w:r>
      <w:proofErr w:type="gramEnd"/>
      <w:r>
        <w:rPr>
          <w:rFonts w:ascii="Lucida Console" w:hAnsi="Lucida Console"/>
          <w:sz w:val="16"/>
          <w:szCs w:val="16"/>
        </w:rPr>
        <w:t>Program Files\</w:t>
      </w:r>
      <w:r w:rsidRPr="00E23B47">
        <w:rPr>
          <w:rFonts w:ascii="Lucida Console" w:hAnsi="Lucida Console"/>
          <w:sz w:val="16"/>
          <w:szCs w:val="16"/>
        </w:rPr>
        <w:t>jdk1.6.0_13</w:t>
      </w:r>
      <w:r>
        <w:rPr>
          <w:rFonts w:ascii="Lucida Console" w:hAnsi="Lucida Console"/>
          <w:sz w:val="16"/>
          <w:szCs w:val="16"/>
        </w:rPr>
        <w:t>\</w:t>
      </w:r>
      <w:r w:rsidRPr="00E23B47">
        <w:rPr>
          <w:rFonts w:ascii="Lucida Console" w:hAnsi="Lucida Console"/>
          <w:sz w:val="16"/>
          <w:szCs w:val="16"/>
        </w:rPr>
        <w:t>bin</w:t>
      </w:r>
      <w:r>
        <w:rPr>
          <w:rFonts w:ascii="Lucida Console" w:hAnsi="Lucida Console"/>
          <w:sz w:val="16"/>
          <w:szCs w:val="16"/>
        </w:rPr>
        <w:t>\             - correct for Windows</w:t>
      </w:r>
    </w:p>
    <w:p w:rsidR="00D50B74" w:rsidRDefault="00D50B74" w:rsidP="00D50B74">
      <w:pPr>
        <w:shd w:val="clear" w:color="auto" w:fill="FFFFFF" w:themeFill="background1"/>
        <w:rPr>
          <w:rFonts w:cstheme="minorHAnsi"/>
        </w:rPr>
      </w:pPr>
    </w:p>
    <w:p w:rsidR="00D50B74" w:rsidRDefault="00D50B74" w:rsidP="00D50B74">
      <w:pPr>
        <w:shd w:val="clear" w:color="auto" w:fill="FFFFFF" w:themeFill="background1"/>
        <w:jc w:val="both"/>
        <w:rPr>
          <w:rFonts w:cstheme="minorHAnsi"/>
        </w:rPr>
      </w:pPr>
      <w:r>
        <w:rPr>
          <w:rFonts w:cstheme="minorHAnsi"/>
        </w:rPr>
        <w:t xml:space="preserve">If this still does not work correctly, try starting </w:t>
      </w:r>
      <w:r w:rsidRPr="00164328">
        <w:rPr>
          <w:rFonts w:cstheme="minorHAnsi"/>
          <w:i/>
        </w:rPr>
        <w:t>PRIDE Converter 2</w:t>
      </w:r>
      <w:r>
        <w:rPr>
          <w:rFonts w:cstheme="minorHAnsi"/>
        </w:rPr>
        <w:t xml:space="preserve"> from the command line, as useful debugging information is logged to the console window.</w:t>
      </w:r>
    </w:p>
    <w:p w:rsidR="00D50B74" w:rsidRDefault="00D50B74" w:rsidP="00D50B74">
      <w:pPr>
        <w:shd w:val="clear" w:color="auto" w:fill="FFFFFF" w:themeFill="background1"/>
        <w:rPr>
          <w:rFonts w:cstheme="minorHAnsi"/>
        </w:rPr>
      </w:pPr>
    </w:p>
    <w:p w:rsidR="00D50B74" w:rsidRDefault="00D50B74" w:rsidP="00D50B74">
      <w:pPr>
        <w:shd w:val="clear" w:color="auto" w:fill="F2F2F2" w:themeFill="background1" w:themeFillShade="F2"/>
        <w:rPr>
          <w:rFonts w:ascii="Lucida Console" w:hAnsi="Lucida Console" w:cstheme="minorHAnsi"/>
          <w:sz w:val="16"/>
          <w:szCs w:val="16"/>
        </w:rPr>
      </w:pPr>
      <w:proofErr w:type="spellStart"/>
      <w:r w:rsidRPr="00E20D04">
        <w:rPr>
          <w:rFonts w:ascii="Lucida Console" w:hAnsi="Lucida Console" w:cstheme="minorHAnsi"/>
          <w:sz w:val="16"/>
          <w:szCs w:val="16"/>
        </w:rPr>
        <w:t>rcote@bobble</w:t>
      </w:r>
      <w:proofErr w:type="spellEnd"/>
      <w:r w:rsidRPr="00E20D04">
        <w:rPr>
          <w:rFonts w:ascii="Lucida Console" w:hAnsi="Lucida Console" w:cstheme="minorHAnsi"/>
          <w:sz w:val="16"/>
          <w:szCs w:val="16"/>
        </w:rPr>
        <w:t xml:space="preserve">: target$ java -jar pride-converter-2.0-SNAPSHOT.jar </w:t>
      </w:r>
    </w:p>
    <w:p w:rsidR="00D50B74" w:rsidRPr="00E20D04" w:rsidRDefault="00D50B74" w:rsidP="00D50B74">
      <w:pPr>
        <w:shd w:val="clear" w:color="auto" w:fill="F2F2F2" w:themeFill="background1" w:themeFillShade="F2"/>
        <w:rPr>
          <w:rFonts w:ascii="Lucida Console" w:hAnsi="Lucida Console" w:cstheme="minorHAnsi"/>
          <w:sz w:val="16"/>
          <w:szCs w:val="16"/>
        </w:rPr>
      </w:pP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 xml:space="preserve">Reading properties file: </w:t>
      </w:r>
      <w:r>
        <w:rPr>
          <w:rFonts w:ascii="Lucida Console" w:hAnsi="Lucida Console" w:cstheme="minorHAnsi"/>
          <w:sz w:val="16"/>
          <w:szCs w:val="16"/>
        </w:rPr>
        <w:t>./</w:t>
      </w:r>
      <w:proofErr w:type="spellStart"/>
      <w:r w:rsidRPr="00E20D04">
        <w:rPr>
          <w:rFonts w:ascii="Lucida Console" w:hAnsi="Lucida Console" w:cstheme="minorHAnsi"/>
          <w:sz w:val="16"/>
          <w:szCs w:val="16"/>
        </w:rPr>
        <w:t>converter.properties</w:t>
      </w:r>
      <w:proofErr w:type="spellEnd"/>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Bootstrap command: /home/rcote/dev/jdk1.7.0_03/jre/bin/java -Xms128M -Xmx4000M -cp pride-converter-2.0-SNAPSHOT.jar uk.ac.ebi.pride.tools.converter.gui.ConverterApplicationSelector$ConverterLauncher</w:t>
      </w:r>
    </w:p>
    <w:p w:rsidR="00D50B74" w:rsidRPr="00E20D04" w:rsidRDefault="00D50B74" w:rsidP="00D50B74">
      <w:pPr>
        <w:shd w:val="clear" w:color="auto" w:fill="F2F2F2" w:themeFill="background1" w:themeFillShade="F2"/>
        <w:rPr>
          <w:rFonts w:ascii="Lucida Console" w:hAnsi="Lucida Console" w:cstheme="minorHAnsi"/>
          <w:sz w:val="16"/>
          <w:szCs w:val="16"/>
        </w:rPr>
      </w:pP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Name of the OS: Linux</w:t>
      </w: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Version of the OS: 2.6.32-41-generic</w:t>
      </w: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Architecture of The OS: amd64</w:t>
      </w: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Validator Loaded</w:t>
      </w:r>
    </w:p>
    <w:p w:rsidR="00D50B74" w:rsidRDefault="00D50B74" w:rsidP="00D50B74">
      <w:pPr>
        <w:shd w:val="clear" w:color="auto" w:fill="FFFFFF" w:themeFill="background1"/>
        <w:rPr>
          <w:rFonts w:cstheme="minorHAnsi"/>
        </w:rPr>
      </w:pPr>
    </w:p>
    <w:p w:rsidR="00D50B74" w:rsidRDefault="00D50B74" w:rsidP="00D50B74">
      <w:pPr>
        <w:shd w:val="clear" w:color="auto" w:fill="FFFFFF" w:themeFill="background1"/>
        <w:rPr>
          <w:rFonts w:cstheme="minorHAnsi"/>
        </w:rPr>
      </w:pPr>
      <w:r>
        <w:rPr>
          <w:rFonts w:cstheme="minorHAnsi"/>
        </w:rPr>
        <w:t>This information can be communicated with the PRIDE helpdesk to help fix the problem.</w:t>
      </w:r>
    </w:p>
    <w:p w:rsidR="008C275E" w:rsidRDefault="008C275E" w:rsidP="00D50B74">
      <w:pPr>
        <w:shd w:val="clear" w:color="auto" w:fill="FFFFFF" w:themeFill="background1"/>
        <w:rPr>
          <w:rFonts w:cstheme="minorHAnsi"/>
        </w:rPr>
      </w:pPr>
    </w:p>
    <w:p w:rsidR="008C275E" w:rsidRDefault="008C275E" w:rsidP="00D50B74">
      <w:pPr>
        <w:shd w:val="clear" w:color="auto" w:fill="FFFFFF" w:themeFill="background1"/>
        <w:rPr>
          <w:rFonts w:cstheme="minorHAnsi"/>
        </w:rPr>
      </w:pPr>
    </w:p>
    <w:p w:rsidR="008C275E" w:rsidRPr="00E23B47" w:rsidRDefault="008C275E" w:rsidP="00D50B74">
      <w:pPr>
        <w:shd w:val="clear" w:color="auto" w:fill="FFFFFF" w:themeFill="background1"/>
        <w:rPr>
          <w:rFonts w:cstheme="minorHAnsi"/>
        </w:rPr>
      </w:pPr>
    </w:p>
    <w:p w:rsidR="00D50B74" w:rsidRPr="00382A76" w:rsidRDefault="00AA2131" w:rsidP="00D50B74">
      <w:pPr>
        <w:pStyle w:val="Heading2"/>
        <w:rPr>
          <w:rFonts w:asciiTheme="majorHAnsi" w:hAnsiTheme="majorHAnsi"/>
        </w:rPr>
      </w:pPr>
      <w:bookmarkStart w:id="68" w:name="_Toc334779193"/>
      <w:r>
        <w:rPr>
          <w:rFonts w:asciiTheme="majorHAnsi" w:hAnsiTheme="majorHAnsi"/>
        </w:rPr>
        <w:lastRenderedPageBreak/>
        <w:t>4</w:t>
      </w:r>
      <w:r w:rsidR="00D50B74" w:rsidRPr="00382A76">
        <w:rPr>
          <w:rFonts w:asciiTheme="majorHAnsi" w:hAnsiTheme="majorHAnsi"/>
        </w:rPr>
        <w:t>.2. A progress window appears but the application seems to hang</w:t>
      </w:r>
      <w:bookmarkEnd w:id="68"/>
      <w:r w:rsidR="00D50B74">
        <w:rPr>
          <w:rFonts w:asciiTheme="majorHAnsi" w:hAnsiTheme="majorHAnsi"/>
        </w:rPr>
        <w:t xml:space="preserve">  </w:t>
      </w:r>
    </w:p>
    <w:p w:rsidR="000768E7" w:rsidRDefault="000768E7" w:rsidP="00D50B74">
      <w:pPr>
        <w:jc w:val="both"/>
      </w:pPr>
    </w:p>
    <w:p w:rsidR="00D50B74" w:rsidRPr="00E20D04" w:rsidRDefault="00D50B74" w:rsidP="00D50B74">
      <w:pPr>
        <w:jc w:val="both"/>
      </w:pPr>
      <w:r>
        <w:t xml:space="preserve">If you are converting a large number of files or files that are very big or contain a large number of spectra, the conversion process can take anywhere from minutes to hours. This is normal and the time required will be in direct proportion to the number, size and complexity of the source files. The GUI will always show message dialogs if exceptions occur. If the application still seems to hang but no error message is shown, users should look in the log file that is in the </w:t>
      </w:r>
      <w:r w:rsidRPr="00E20D04">
        <w:rPr>
          <w:i/>
        </w:rPr>
        <w:t>log</w:t>
      </w:r>
      <w:r>
        <w:rPr>
          <w:i/>
        </w:rPr>
        <w:t xml:space="preserve"> </w:t>
      </w:r>
      <w:r>
        <w:t xml:space="preserve">directory where the </w:t>
      </w:r>
      <w:r w:rsidRPr="00164328">
        <w:rPr>
          <w:i/>
        </w:rPr>
        <w:t>PRIDE Converter 2</w:t>
      </w:r>
      <w:r>
        <w:t xml:space="preserve"> was installed.</w:t>
      </w:r>
    </w:p>
    <w:p w:rsidR="00D50B74" w:rsidRPr="00382A76" w:rsidRDefault="00AA2131" w:rsidP="00D50B74">
      <w:pPr>
        <w:pStyle w:val="Heading2"/>
        <w:rPr>
          <w:rFonts w:asciiTheme="majorHAnsi" w:hAnsiTheme="majorHAnsi"/>
        </w:rPr>
      </w:pPr>
      <w:bookmarkStart w:id="69" w:name="_Toc334779194"/>
      <w:r>
        <w:rPr>
          <w:rFonts w:asciiTheme="majorHAnsi" w:hAnsiTheme="majorHAnsi"/>
        </w:rPr>
        <w:t>4</w:t>
      </w:r>
      <w:r w:rsidR="00D50B74" w:rsidRPr="00382A76">
        <w:rPr>
          <w:rFonts w:asciiTheme="majorHAnsi" w:hAnsiTheme="majorHAnsi"/>
        </w:rPr>
        <w:t>.3. The application runs out of memory</w:t>
      </w:r>
      <w:bookmarkEnd w:id="69"/>
      <w:r w:rsidR="00D50B74">
        <w:rPr>
          <w:rFonts w:asciiTheme="majorHAnsi" w:hAnsiTheme="majorHAnsi"/>
        </w:rPr>
        <w:t xml:space="preserve">  </w:t>
      </w:r>
    </w:p>
    <w:p w:rsidR="000768E7" w:rsidRDefault="000768E7" w:rsidP="00D50B74">
      <w:pPr>
        <w:jc w:val="both"/>
      </w:pPr>
    </w:p>
    <w:p w:rsidR="00D50B74" w:rsidRDefault="00D50B74" w:rsidP="00D50B74">
      <w:pPr>
        <w:jc w:val="both"/>
      </w:pPr>
      <w:r>
        <w:t xml:space="preserve">The </w:t>
      </w:r>
      <w:r w:rsidRPr="00164328">
        <w:rPr>
          <w:i/>
        </w:rPr>
        <w:t>PRIDE Converter 2</w:t>
      </w:r>
      <w:r>
        <w:t xml:space="preserve"> tool suite was written to be as memory-efficient as possible. However, if converting a large number of big files, it is always possible to run out of memory. If this should </w:t>
      </w:r>
      <w:r w:rsidRPr="009E2134">
        <w:rPr>
          <w:rFonts w:cstheme="minorHAnsi"/>
        </w:rPr>
        <w:t xml:space="preserve">happen, please update the </w:t>
      </w:r>
      <w:proofErr w:type="spellStart"/>
      <w:r w:rsidRPr="009E2134">
        <w:rPr>
          <w:rFonts w:cstheme="minorHAnsi"/>
          <w:i/>
        </w:rPr>
        <w:t>jvm.args</w:t>
      </w:r>
      <w:proofErr w:type="spellEnd"/>
      <w:r w:rsidRPr="009E2134">
        <w:rPr>
          <w:rFonts w:cstheme="minorHAnsi"/>
          <w:i/>
        </w:rPr>
        <w:t xml:space="preserve"> </w:t>
      </w:r>
      <w:r w:rsidRPr="009E2134">
        <w:rPr>
          <w:rFonts w:cstheme="minorHAnsi"/>
        </w:rPr>
        <w:t xml:space="preserve">setting in the </w:t>
      </w:r>
      <w:proofErr w:type="spellStart"/>
      <w:r w:rsidRPr="009E2134">
        <w:rPr>
          <w:rFonts w:cstheme="minorHAnsi"/>
          <w:i/>
        </w:rPr>
        <w:t>converter.properties</w:t>
      </w:r>
      <w:proofErr w:type="spellEnd"/>
      <w:r w:rsidRPr="009E2134">
        <w:rPr>
          <w:rFonts w:cstheme="minorHAnsi"/>
        </w:rPr>
        <w:t xml:space="preserve"> file.</w:t>
      </w:r>
    </w:p>
    <w:p w:rsidR="00D50B74" w:rsidRPr="00164328" w:rsidRDefault="00AA2131" w:rsidP="00D50B74">
      <w:pPr>
        <w:pStyle w:val="Heading2"/>
        <w:rPr>
          <w:rFonts w:asciiTheme="majorHAnsi" w:hAnsiTheme="majorHAnsi"/>
        </w:rPr>
      </w:pPr>
      <w:bookmarkStart w:id="70" w:name="_Toc334779195"/>
      <w:r>
        <w:rPr>
          <w:rFonts w:asciiTheme="majorHAnsi" w:hAnsiTheme="majorHAnsi"/>
        </w:rPr>
        <w:t>4</w:t>
      </w:r>
      <w:r w:rsidR="00D50B74" w:rsidRPr="00164328">
        <w:rPr>
          <w:rFonts w:asciiTheme="majorHAnsi" w:hAnsiTheme="majorHAnsi"/>
        </w:rPr>
        <w:t>.4. The application cannot use the OLS</w:t>
      </w:r>
      <w:bookmarkEnd w:id="70"/>
      <w:r w:rsidR="00D50B74">
        <w:rPr>
          <w:rFonts w:asciiTheme="majorHAnsi" w:hAnsiTheme="majorHAnsi"/>
        </w:rPr>
        <w:t xml:space="preserve">  </w:t>
      </w:r>
    </w:p>
    <w:p w:rsidR="000768E7" w:rsidRDefault="000768E7" w:rsidP="00D50B74">
      <w:pPr>
        <w:jc w:val="both"/>
      </w:pPr>
    </w:p>
    <w:p w:rsidR="00D50B74" w:rsidRDefault="00D50B74" w:rsidP="00D50B74">
      <w:pPr>
        <w:jc w:val="both"/>
      </w:pPr>
      <w:r>
        <w:t xml:space="preserve">The </w:t>
      </w:r>
      <w:r w:rsidRPr="00164328">
        <w:rPr>
          <w:i/>
        </w:rPr>
        <w:t>PRIDE Converter 2</w:t>
      </w:r>
      <w:r>
        <w:t xml:space="preserve"> tool suite requires a working internet connection to connect to the OLS web service to perform CV term related queries. If you are on a computer that requires a proxy configuration to access external network resources, you will need to uncomment and update the five </w:t>
      </w:r>
      <w:proofErr w:type="spellStart"/>
      <w:r w:rsidRPr="009E2134">
        <w:rPr>
          <w:i/>
        </w:rPr>
        <w:t>http.proxy</w:t>
      </w:r>
      <w:proofErr w:type="spellEnd"/>
      <w:r>
        <w:t xml:space="preserve"> settings in the </w:t>
      </w:r>
      <w:proofErr w:type="spellStart"/>
      <w:r w:rsidRPr="009E2134">
        <w:rPr>
          <w:i/>
        </w:rPr>
        <w:t>converter.properties</w:t>
      </w:r>
      <w:proofErr w:type="spellEnd"/>
      <w:r>
        <w:t xml:space="preserve"> file.</w:t>
      </w:r>
    </w:p>
    <w:p w:rsidR="00D50B74" w:rsidRDefault="00D50B74" w:rsidP="00D50B74"/>
    <w:p w:rsidR="00D50B74" w:rsidRDefault="00D50B74">
      <w:pPr>
        <w:rPr>
          <w:rFonts w:cstheme="minorHAnsi"/>
        </w:rPr>
      </w:pPr>
      <w:r>
        <w:rPr>
          <w:rFonts w:cstheme="minorHAnsi"/>
        </w:rPr>
        <w:br w:type="page"/>
      </w:r>
    </w:p>
    <w:p w:rsidR="00D50B74" w:rsidRPr="00357C65" w:rsidRDefault="00AA2131" w:rsidP="00D50B74">
      <w:pPr>
        <w:pStyle w:val="Heading1"/>
        <w:rPr>
          <w:rFonts w:asciiTheme="majorHAnsi" w:hAnsiTheme="majorHAnsi"/>
          <w:sz w:val="32"/>
          <w:szCs w:val="32"/>
        </w:rPr>
      </w:pPr>
      <w:bookmarkStart w:id="71" w:name="_Toc334779196"/>
      <w:r>
        <w:rPr>
          <w:rFonts w:asciiTheme="majorHAnsi" w:hAnsiTheme="majorHAnsi"/>
          <w:sz w:val="32"/>
          <w:szCs w:val="32"/>
        </w:rPr>
        <w:lastRenderedPageBreak/>
        <w:t>5</w:t>
      </w:r>
      <w:r w:rsidR="00D50B74">
        <w:rPr>
          <w:rFonts w:asciiTheme="majorHAnsi" w:hAnsiTheme="majorHAnsi"/>
          <w:sz w:val="32"/>
          <w:szCs w:val="32"/>
        </w:rPr>
        <w:t xml:space="preserve">. </w:t>
      </w:r>
      <w:r w:rsidR="00D50B74" w:rsidRPr="00164328">
        <w:rPr>
          <w:rFonts w:asciiTheme="majorHAnsi" w:hAnsiTheme="majorHAnsi"/>
          <w:i/>
          <w:sz w:val="32"/>
          <w:szCs w:val="32"/>
        </w:rPr>
        <w:t>PRIDE Converter 2</w:t>
      </w:r>
      <w:r w:rsidR="00D50B74" w:rsidRPr="00357C65">
        <w:rPr>
          <w:rFonts w:asciiTheme="majorHAnsi" w:hAnsiTheme="majorHAnsi"/>
          <w:sz w:val="32"/>
          <w:szCs w:val="32"/>
        </w:rPr>
        <w:t xml:space="preserve"> Automatic PTM Assignment</w:t>
      </w:r>
      <w:bookmarkEnd w:id="71"/>
      <w:r w:rsidR="00D50B74">
        <w:rPr>
          <w:rFonts w:asciiTheme="majorHAnsi" w:hAnsiTheme="majorHAnsi"/>
          <w:sz w:val="32"/>
          <w:szCs w:val="32"/>
        </w:rPr>
        <w:t xml:space="preserve">  </w:t>
      </w:r>
    </w:p>
    <w:p w:rsidR="00D50B74" w:rsidRDefault="00D50B74" w:rsidP="00D50B74">
      <w:pPr>
        <w:jc w:val="both"/>
        <w:rPr>
          <w:rFonts w:cs="Times New Roman"/>
          <w:i/>
          <w:sz w:val="24"/>
          <w:szCs w:val="24"/>
        </w:rPr>
      </w:pPr>
    </w:p>
    <w:p w:rsidR="00D50B74" w:rsidRPr="000E3E56" w:rsidRDefault="00D50B74" w:rsidP="00D50B74">
      <w:pPr>
        <w:jc w:val="both"/>
        <w:rPr>
          <w:rFonts w:ascii="Calibri" w:hAnsi="Calibri" w:cs="Times New Roman"/>
          <w:sz w:val="24"/>
          <w:szCs w:val="24"/>
        </w:rPr>
      </w:pPr>
      <w:r w:rsidRPr="000E3E56">
        <w:rPr>
          <w:rFonts w:cs="Times New Roman"/>
          <w:i/>
          <w:sz w:val="24"/>
          <w:szCs w:val="24"/>
        </w:rPr>
        <w:t>PRIDE Converter 2</w:t>
      </w:r>
      <w:r w:rsidRPr="000E3E56">
        <w:rPr>
          <w:rFonts w:cs="Times New Roman"/>
          <w:sz w:val="24"/>
          <w:szCs w:val="24"/>
        </w:rPr>
        <w:t xml:space="preserve"> attempts to assign the correct PTM annotation based on a curated list of the most commonly observed PTMs and the mass delta as reported by the search engine</w:t>
      </w:r>
      <w:r w:rsidRPr="000E3E56">
        <w:rPr>
          <w:rFonts w:ascii="Calibri" w:hAnsi="Calibri" w:cs="Times New Roman"/>
          <w:sz w:val="24"/>
          <w:szCs w:val="24"/>
        </w:rPr>
        <w:t xml:space="preserve">. </w:t>
      </w:r>
      <w:r>
        <w:rPr>
          <w:rFonts w:ascii="Calibri" w:hAnsi="Calibri" w:cs="Times New Roman"/>
          <w:sz w:val="24"/>
          <w:szCs w:val="24"/>
        </w:rPr>
        <w:t>Please refer to Table 2 below</w:t>
      </w:r>
      <w:r w:rsidRPr="000E3E56">
        <w:rPr>
          <w:rFonts w:ascii="Calibri" w:hAnsi="Calibri" w:cs="Times New Roman"/>
          <w:sz w:val="24"/>
          <w:szCs w:val="24"/>
        </w:rPr>
        <w:t xml:space="preserve"> for the full list of automatically assigned PTMs</w:t>
      </w:r>
      <w:r w:rsidRPr="000E3E56">
        <w:rPr>
          <w:rFonts w:cs="Times New Roman"/>
          <w:sz w:val="24"/>
          <w:szCs w:val="24"/>
        </w:rPr>
        <w:t>. If a unique PTM can be assigned to a mass delta within a 0.1 Da mass tolerance, the annotation is automatically shown to the user</w:t>
      </w:r>
      <w:r>
        <w:rPr>
          <w:rFonts w:cs="Times New Roman"/>
          <w:sz w:val="24"/>
          <w:szCs w:val="24"/>
        </w:rPr>
        <w:t xml:space="preserve"> (Figure 16)</w:t>
      </w:r>
      <w:r w:rsidRPr="000E3E56">
        <w:rPr>
          <w:rFonts w:cs="Times New Roman"/>
          <w:sz w:val="24"/>
          <w:szCs w:val="24"/>
        </w:rPr>
        <w:t xml:space="preserve">. </w:t>
      </w:r>
    </w:p>
    <w:p w:rsidR="00D50B74" w:rsidRDefault="00D50B74" w:rsidP="00D50B74">
      <w:pPr>
        <w:jc w:val="both"/>
        <w:rPr>
          <w:rFonts w:cs="Times New Roman"/>
          <w:sz w:val="24"/>
          <w:szCs w:val="24"/>
        </w:rPr>
      </w:pPr>
    </w:p>
    <w:p w:rsidR="00D50B74" w:rsidRPr="000768E7" w:rsidRDefault="00D50B74" w:rsidP="00D50B74">
      <w:pPr>
        <w:jc w:val="both"/>
        <w:rPr>
          <w:rFonts w:cs="Times New Roman"/>
          <w:i/>
          <w:sz w:val="24"/>
          <w:szCs w:val="24"/>
        </w:rPr>
      </w:pPr>
      <w:r w:rsidRPr="000E3E56">
        <w:rPr>
          <w:rFonts w:cs="Times New Roman"/>
          <w:sz w:val="24"/>
          <w:szCs w:val="24"/>
        </w:rPr>
        <w:t xml:space="preserve">In cases where multiple PTMs can be assigned to a mass delta with a precision of 0.1 Da, </w:t>
      </w:r>
      <w:r w:rsidRPr="000E3E56">
        <w:rPr>
          <w:rFonts w:cs="Times New Roman"/>
          <w:i/>
          <w:sz w:val="24"/>
          <w:szCs w:val="24"/>
        </w:rPr>
        <w:t>PRIDE Converter 2</w:t>
      </w:r>
      <w:r w:rsidRPr="000E3E56">
        <w:rPr>
          <w:rFonts w:cs="Times New Roman"/>
          <w:sz w:val="24"/>
          <w:szCs w:val="24"/>
        </w:rPr>
        <w:t xml:space="preserve"> will try to locate a unique PTM assignment to within 0.01 Da. If a unique match is found at the higher precision threshold, it will be assigned but the GUI will report the fact that multiple PTMs have been observed. In the case that multiple PTMs are still found at the higher precision threshold, no mapping is done. The GUI will report the fact that multiple PTMs have been observed within the mass tolerance window by highlighting the conflict in yellow. PTMs that have not been automatically assigned will be highlighted in red</w:t>
      </w:r>
      <w:r>
        <w:rPr>
          <w:rFonts w:cs="Times New Roman"/>
          <w:sz w:val="24"/>
          <w:szCs w:val="24"/>
        </w:rPr>
        <w:t xml:space="preserve">  (Figure 16A)</w:t>
      </w:r>
      <w:r w:rsidRPr="000E3E56">
        <w:rPr>
          <w:rFonts w:cs="Times New Roman"/>
          <w:sz w:val="24"/>
          <w:szCs w:val="24"/>
        </w:rPr>
        <w:t>.</w:t>
      </w:r>
    </w:p>
    <w:p w:rsidR="00D50B74" w:rsidRPr="000E3E56" w:rsidRDefault="00D50B74" w:rsidP="00D50B74">
      <w:pPr>
        <w:jc w:val="both"/>
        <w:rPr>
          <w:rFonts w:ascii="Calibri" w:hAnsi="Calibri" w:cs="Times New Roman"/>
          <w:sz w:val="24"/>
          <w:szCs w:val="24"/>
        </w:rPr>
      </w:pPr>
    </w:p>
    <w:p w:rsidR="00D50B74" w:rsidRDefault="00D50B74" w:rsidP="00D50B74">
      <w:pPr>
        <w:rPr>
          <w:rFonts w:cstheme="minorHAnsi"/>
        </w:rPr>
      </w:pPr>
      <w:r w:rsidRPr="00513C37">
        <w:rPr>
          <w:rFonts w:cstheme="minorHAnsi"/>
        </w:rPr>
        <w:t xml:space="preserve">A </w:t>
      </w:r>
      <w:r w:rsidRPr="00513C37">
        <w:rPr>
          <w:rFonts w:cstheme="minorHAnsi"/>
          <w:noProof/>
        </w:rPr>
        <w:drawing>
          <wp:inline distT="0" distB="0" distL="0" distR="0">
            <wp:extent cx="2432050" cy="1771650"/>
            <wp:effectExtent l="0" t="0" r="6350" b="0"/>
            <wp:docPr id="35" name="Picture 35" descr="pt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tm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32050" cy="1771650"/>
                    </a:xfrm>
                    <a:prstGeom prst="rect">
                      <a:avLst/>
                    </a:prstGeom>
                    <a:noFill/>
                    <a:ln>
                      <a:noFill/>
                    </a:ln>
                  </pic:spPr>
                </pic:pic>
              </a:graphicData>
            </a:graphic>
          </wp:inline>
        </w:drawing>
      </w:r>
      <w:r w:rsidRPr="00513C37">
        <w:rPr>
          <w:rFonts w:cstheme="minorHAnsi"/>
        </w:rPr>
        <w:t xml:space="preserve"> B </w:t>
      </w:r>
      <w:r w:rsidRPr="00513C37">
        <w:rPr>
          <w:rFonts w:cstheme="minorHAnsi"/>
          <w:noProof/>
        </w:rPr>
        <w:drawing>
          <wp:inline distT="0" distB="0" distL="0" distR="0">
            <wp:extent cx="2432050" cy="1771650"/>
            <wp:effectExtent l="0" t="0" r="6350" b="0"/>
            <wp:docPr id="36" name="Picture 36" descr="pt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tm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2050" cy="1771650"/>
                    </a:xfrm>
                    <a:prstGeom prst="rect">
                      <a:avLst/>
                    </a:prstGeom>
                    <a:noFill/>
                    <a:ln>
                      <a:noFill/>
                    </a:ln>
                  </pic:spPr>
                </pic:pic>
              </a:graphicData>
            </a:graphic>
          </wp:inline>
        </w:drawing>
      </w:r>
    </w:p>
    <w:p w:rsidR="00D50B74" w:rsidRPr="00513C37" w:rsidRDefault="00D50B74" w:rsidP="00D50B74">
      <w:pPr>
        <w:rPr>
          <w:rFonts w:cstheme="minorHAnsi"/>
        </w:rPr>
      </w:pPr>
    </w:p>
    <w:p w:rsidR="00D50B74" w:rsidRPr="00513C37" w:rsidRDefault="00D50B74" w:rsidP="00D50B74">
      <w:pPr>
        <w:rPr>
          <w:rFonts w:cstheme="minorHAnsi"/>
        </w:rPr>
      </w:pPr>
      <w:r w:rsidRPr="00513C37">
        <w:rPr>
          <w:rFonts w:cstheme="minorHAnsi"/>
        </w:rPr>
        <w:t xml:space="preserve">C </w:t>
      </w:r>
      <w:r w:rsidRPr="00513C37">
        <w:rPr>
          <w:rFonts w:cstheme="minorHAnsi"/>
          <w:noProof/>
        </w:rPr>
        <w:drawing>
          <wp:inline distT="0" distB="0" distL="0" distR="0">
            <wp:extent cx="2432050" cy="1771650"/>
            <wp:effectExtent l="0" t="0" r="6350" b="0"/>
            <wp:docPr id="37" name="Picture 37" descr="pt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tm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2050" cy="1771650"/>
                    </a:xfrm>
                    <a:prstGeom prst="rect">
                      <a:avLst/>
                    </a:prstGeom>
                    <a:noFill/>
                    <a:ln>
                      <a:noFill/>
                    </a:ln>
                  </pic:spPr>
                </pic:pic>
              </a:graphicData>
            </a:graphic>
          </wp:inline>
        </w:drawing>
      </w:r>
    </w:p>
    <w:p w:rsidR="00D50B74" w:rsidRDefault="00D50B74" w:rsidP="00D50B74">
      <w:pPr>
        <w:jc w:val="both"/>
        <w:rPr>
          <w:rFonts w:ascii="Calibri" w:hAnsi="Calibri" w:cs="Times New Roman"/>
        </w:rPr>
      </w:pPr>
      <w:r w:rsidRPr="00164328">
        <w:rPr>
          <w:rFonts w:ascii="Calibri" w:hAnsi="Calibri" w:cs="Times New Roman"/>
          <w:b/>
        </w:rPr>
        <w:t>Figure 16.</w:t>
      </w:r>
      <w:r>
        <w:rPr>
          <w:rFonts w:ascii="Calibri" w:hAnsi="Calibri" w:cs="Times New Roman"/>
        </w:rPr>
        <w:t xml:space="preserve"> Display of automatically assigned PTMs in the </w:t>
      </w:r>
      <w:r w:rsidRPr="00164328">
        <w:rPr>
          <w:rFonts w:ascii="Calibri" w:hAnsi="Calibri" w:cs="Times New Roman"/>
          <w:i/>
        </w:rPr>
        <w:t>PRIDE Converter</w:t>
      </w:r>
      <w:r>
        <w:rPr>
          <w:rFonts w:ascii="Calibri" w:hAnsi="Calibri" w:cs="Times New Roman"/>
        </w:rPr>
        <w:t xml:space="preserve"> 2 GUI. Rows with a white background have been unambiguously assigned. Rows in yellow have been assigned, but there is ambiguity in a 0.1 Da window around the reported mass delta. Rows in red have could not be assigned.</w:t>
      </w:r>
    </w:p>
    <w:p w:rsidR="00D50B74" w:rsidRDefault="00D50B74" w:rsidP="00D50B74">
      <w:pPr>
        <w:jc w:val="both"/>
        <w:rPr>
          <w:rFonts w:ascii="Calibri" w:hAnsi="Calibri" w:cs="Times New Roman"/>
        </w:rPr>
      </w:pPr>
    </w:p>
    <w:p w:rsidR="00D50B74" w:rsidRDefault="00D50B74" w:rsidP="00D50B74">
      <w:pPr>
        <w:jc w:val="both"/>
      </w:pPr>
      <w:r w:rsidRPr="000E3E56">
        <w:rPr>
          <w:rFonts w:ascii="Calibri" w:hAnsi="Calibri" w:cs="Times New Roman"/>
        </w:rPr>
        <w:t xml:space="preserve">By </w:t>
      </w:r>
      <w:r>
        <w:t>double-clicking on a row highlighted in red, the user will be presented with a window showing the preferred PTMs (those that map to a mass delta with a precision of 0.1 Da), if any. The user has the choice to either select a preferred PTM, if applicable, or to search the PSI-MOD ontology via the OLS (Figure 16B). See Table 2 to see how the different mass deltas are mapped to the PSI-MOD ontology.</w:t>
      </w:r>
    </w:p>
    <w:p w:rsidR="00D50B74" w:rsidRDefault="00D50B74" w:rsidP="00D50B74">
      <w:pPr>
        <w:jc w:val="both"/>
      </w:pPr>
    </w:p>
    <w:p w:rsidR="00D50B74" w:rsidRPr="000E3E56" w:rsidRDefault="00D50B74" w:rsidP="00D50B74">
      <w:pPr>
        <w:ind w:firstLine="0"/>
        <w:jc w:val="both"/>
        <w:rPr>
          <w:rFonts w:ascii="Calibri" w:hAnsi="Calibri" w:cs="Times New Roman"/>
        </w:rPr>
      </w:pPr>
      <w:r w:rsidRPr="00482F2B">
        <w:rPr>
          <w:rFonts w:ascii="Calibri" w:hAnsi="Calibri" w:cs="Times New Roman"/>
          <w:b/>
        </w:rPr>
        <w:t xml:space="preserve">Table </w:t>
      </w:r>
      <w:r>
        <w:rPr>
          <w:rFonts w:ascii="Calibri" w:hAnsi="Calibri" w:cs="Times New Roman"/>
          <w:b/>
        </w:rPr>
        <w:t>2</w:t>
      </w:r>
      <w:r>
        <w:rPr>
          <w:rFonts w:ascii="Calibri" w:hAnsi="Calibri" w:cs="Times New Roman"/>
        </w:rPr>
        <w:t xml:space="preserve">. List of PTMs that </w:t>
      </w:r>
      <w:r w:rsidRPr="00164328">
        <w:rPr>
          <w:rFonts w:ascii="Calibri" w:hAnsi="Calibri" w:cs="Times New Roman"/>
          <w:i/>
        </w:rPr>
        <w:t>PRIDE Converter 2</w:t>
      </w:r>
      <w:r>
        <w:rPr>
          <w:rFonts w:ascii="Calibri" w:hAnsi="Calibri" w:cs="Times New Roman"/>
        </w:rPr>
        <w:t xml:space="preserve"> will attempt to automatically assign, based on the mass delta reported in the PSI-MOD ontology.</w:t>
      </w:r>
    </w:p>
    <w:p w:rsidR="00D50B74" w:rsidRDefault="00D50B74" w:rsidP="00D50B74">
      <w:pPr>
        <w:ind w:firstLine="0"/>
        <w:jc w:val="both"/>
      </w:pPr>
    </w:p>
    <w:tbl>
      <w:tblPr>
        <w:tblW w:w="8946" w:type="dxa"/>
        <w:tblInd w:w="93" w:type="dxa"/>
        <w:tblLook w:val="04A0" w:firstRow="1" w:lastRow="0" w:firstColumn="1" w:lastColumn="0" w:noHBand="0" w:noVBand="1"/>
      </w:tblPr>
      <w:tblGrid>
        <w:gridCol w:w="1291"/>
        <w:gridCol w:w="881"/>
        <w:gridCol w:w="5214"/>
        <w:gridCol w:w="1560"/>
      </w:tblGrid>
      <w:tr w:rsidR="00D50B74" w:rsidRPr="003A592D">
        <w:trPr>
          <w:trHeight w:val="405"/>
        </w:trPr>
        <w:tc>
          <w:tcPr>
            <w:tcW w:w="1291" w:type="dxa"/>
            <w:tcBorders>
              <w:top w:val="single" w:sz="4" w:space="0" w:color="auto"/>
              <w:left w:val="single" w:sz="4" w:space="0" w:color="auto"/>
              <w:bottom w:val="single" w:sz="12" w:space="0" w:color="4F81BD"/>
              <w:right w:val="single" w:sz="4" w:space="0" w:color="auto"/>
            </w:tcBorders>
            <w:shd w:val="clear" w:color="auto" w:fill="1F497D" w:themeFill="text2"/>
            <w:noWrap/>
            <w:vAlign w:val="bottom"/>
          </w:tcPr>
          <w:p w:rsidR="00D50B74" w:rsidRPr="001F5B6C" w:rsidRDefault="00D50B74" w:rsidP="00D50B74">
            <w:pPr>
              <w:ind w:firstLine="0"/>
              <w:jc w:val="center"/>
              <w:rPr>
                <w:rFonts w:eastAsia="Times New Roman" w:cstheme="minorHAnsi"/>
                <w:b/>
                <w:bCs/>
                <w:color w:val="FFFFFF" w:themeColor="background1"/>
                <w:sz w:val="20"/>
                <w:szCs w:val="20"/>
              </w:rPr>
            </w:pPr>
            <w:r w:rsidRPr="001F5B6C">
              <w:rPr>
                <w:rFonts w:eastAsia="Times New Roman" w:cstheme="minorHAnsi"/>
                <w:b/>
                <w:bCs/>
                <w:color w:val="FFFFFF" w:themeColor="background1"/>
                <w:sz w:val="20"/>
                <w:szCs w:val="20"/>
              </w:rPr>
              <w:t>PSI-MOD Accession</w:t>
            </w:r>
          </w:p>
        </w:tc>
        <w:tc>
          <w:tcPr>
            <w:tcW w:w="881" w:type="dxa"/>
            <w:tcBorders>
              <w:top w:val="single" w:sz="4" w:space="0" w:color="auto"/>
              <w:left w:val="single" w:sz="4" w:space="0" w:color="auto"/>
              <w:bottom w:val="single" w:sz="12" w:space="0" w:color="4F81BD"/>
              <w:right w:val="single" w:sz="4" w:space="0" w:color="auto"/>
            </w:tcBorders>
            <w:shd w:val="clear" w:color="auto" w:fill="1F497D" w:themeFill="text2"/>
            <w:noWrap/>
            <w:vAlign w:val="bottom"/>
          </w:tcPr>
          <w:p w:rsidR="00D50B74" w:rsidRPr="001F5B6C" w:rsidRDefault="00D50B74" w:rsidP="00D50B74">
            <w:pPr>
              <w:ind w:firstLine="0"/>
              <w:jc w:val="center"/>
              <w:rPr>
                <w:rFonts w:eastAsia="Times New Roman" w:cstheme="minorHAnsi"/>
                <w:b/>
                <w:bCs/>
                <w:color w:val="FFFFFF" w:themeColor="background1"/>
                <w:sz w:val="20"/>
                <w:szCs w:val="20"/>
              </w:rPr>
            </w:pPr>
            <w:proofErr w:type="spellStart"/>
            <w:r w:rsidRPr="001F5B6C">
              <w:rPr>
                <w:rFonts w:eastAsia="Times New Roman" w:cstheme="minorHAnsi"/>
                <w:b/>
                <w:bCs/>
                <w:color w:val="FFFFFF" w:themeColor="background1"/>
                <w:sz w:val="20"/>
                <w:szCs w:val="20"/>
              </w:rPr>
              <w:t>Unimod</w:t>
            </w:r>
            <w:proofErr w:type="spellEnd"/>
            <w:r w:rsidRPr="001F5B6C">
              <w:rPr>
                <w:rFonts w:eastAsia="Times New Roman" w:cstheme="minorHAnsi"/>
                <w:b/>
                <w:bCs/>
                <w:color w:val="FFFFFF" w:themeColor="background1"/>
                <w:sz w:val="20"/>
                <w:szCs w:val="20"/>
              </w:rPr>
              <w:t xml:space="preserve"> ID</w:t>
            </w:r>
          </w:p>
        </w:tc>
        <w:tc>
          <w:tcPr>
            <w:tcW w:w="5214" w:type="dxa"/>
            <w:tcBorders>
              <w:top w:val="single" w:sz="4" w:space="0" w:color="auto"/>
              <w:left w:val="single" w:sz="4" w:space="0" w:color="auto"/>
              <w:bottom w:val="single" w:sz="12" w:space="0" w:color="4F81BD"/>
              <w:right w:val="single" w:sz="4" w:space="0" w:color="auto"/>
            </w:tcBorders>
            <w:shd w:val="clear" w:color="auto" w:fill="1F497D" w:themeFill="text2"/>
            <w:vAlign w:val="bottom"/>
          </w:tcPr>
          <w:p w:rsidR="00D50B74" w:rsidRPr="001F5B6C" w:rsidRDefault="00D50B74" w:rsidP="00D50B74">
            <w:pPr>
              <w:ind w:firstLine="0"/>
              <w:jc w:val="center"/>
              <w:rPr>
                <w:rFonts w:eastAsia="Times New Roman" w:cstheme="minorHAnsi"/>
                <w:b/>
                <w:bCs/>
                <w:color w:val="FFFFFF" w:themeColor="background1"/>
                <w:sz w:val="20"/>
                <w:szCs w:val="20"/>
              </w:rPr>
            </w:pPr>
            <w:r w:rsidRPr="001F5B6C">
              <w:rPr>
                <w:rFonts w:eastAsia="Times New Roman" w:cstheme="minorHAnsi"/>
                <w:b/>
                <w:bCs/>
                <w:color w:val="FFFFFF" w:themeColor="background1"/>
                <w:sz w:val="20"/>
                <w:szCs w:val="20"/>
              </w:rPr>
              <w:t>PSI-MOD Description</w:t>
            </w:r>
          </w:p>
        </w:tc>
        <w:tc>
          <w:tcPr>
            <w:tcW w:w="1560" w:type="dxa"/>
            <w:tcBorders>
              <w:top w:val="single" w:sz="4" w:space="0" w:color="auto"/>
              <w:left w:val="single" w:sz="4" w:space="0" w:color="auto"/>
              <w:bottom w:val="single" w:sz="12" w:space="0" w:color="4F81BD"/>
              <w:right w:val="single" w:sz="4" w:space="0" w:color="auto"/>
            </w:tcBorders>
            <w:shd w:val="clear" w:color="auto" w:fill="1F497D" w:themeFill="text2"/>
            <w:noWrap/>
            <w:vAlign w:val="bottom"/>
          </w:tcPr>
          <w:p w:rsidR="00D50B74" w:rsidRPr="001F5B6C" w:rsidRDefault="00D50B74" w:rsidP="00D50B74">
            <w:pPr>
              <w:ind w:firstLine="0"/>
              <w:jc w:val="center"/>
              <w:rPr>
                <w:rFonts w:eastAsia="Times New Roman" w:cstheme="minorHAnsi"/>
                <w:b/>
                <w:bCs/>
                <w:color w:val="FFFFFF" w:themeColor="background1"/>
                <w:sz w:val="20"/>
                <w:szCs w:val="20"/>
              </w:rPr>
            </w:pPr>
            <w:r w:rsidRPr="001F5B6C">
              <w:rPr>
                <w:rFonts w:eastAsia="Times New Roman" w:cstheme="minorHAnsi"/>
                <w:b/>
                <w:bCs/>
                <w:color w:val="FFFFFF" w:themeColor="background1"/>
                <w:sz w:val="20"/>
                <w:szCs w:val="20"/>
              </w:rPr>
              <w:t>Mass Delta (Da)</w:t>
            </w:r>
          </w:p>
        </w:tc>
      </w:tr>
      <w:tr w:rsidR="00D50B74" w:rsidRPr="003A592D">
        <w:trPr>
          <w:trHeight w:val="315"/>
        </w:trPr>
        <w:tc>
          <w:tcPr>
            <w:tcW w:w="1291" w:type="dxa"/>
            <w:tcBorders>
              <w:top w:val="nil"/>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MOD:00394</w:t>
            </w:r>
          </w:p>
        </w:tc>
        <w:tc>
          <w:tcPr>
            <w:tcW w:w="881" w:type="dxa"/>
            <w:tcBorders>
              <w:top w:val="nil"/>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w:t>
            </w:r>
          </w:p>
        </w:tc>
        <w:tc>
          <w:tcPr>
            <w:tcW w:w="5214" w:type="dxa"/>
            <w:tcBorders>
              <w:top w:val="single" w:sz="12" w:space="0" w:color="4F81BD"/>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acetylated residue</w:t>
            </w:r>
          </w:p>
        </w:tc>
        <w:tc>
          <w:tcPr>
            <w:tcW w:w="1560" w:type="dxa"/>
            <w:tcBorders>
              <w:top w:val="nil"/>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42.01057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MOD:00674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amidated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-0.98402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MOD:01885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biotinylated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226.07760</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MOD:00696</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21</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phosphorylated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79.96633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MOD:00397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iodoacetamide</w:t>
            </w:r>
            <w:proofErr w:type="spellEnd"/>
            <w:r w:rsidRPr="003A592D">
              <w:rPr>
                <w:rFonts w:eastAsia="Times New Roman" w:cstheme="minorHAnsi"/>
                <w:color w:val="000000"/>
                <w:sz w:val="20"/>
                <w:szCs w:val="20"/>
              </w:rPr>
              <w:t xml:space="preserve"> </w:t>
            </w:r>
            <w:proofErr w:type="spellStart"/>
            <w:r w:rsidRPr="003A592D">
              <w:rPr>
                <w:rFonts w:eastAsia="Times New Roman" w:cstheme="minorHAnsi"/>
                <w:color w:val="000000"/>
                <w:sz w:val="20"/>
                <w:szCs w:val="20"/>
              </w:rPr>
              <w:t>derivatized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57.02146</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MOD:00398</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carbamoylated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43.00581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MOD:00399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6</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iodoacetic</w:t>
            </w:r>
            <w:proofErr w:type="spellEnd"/>
            <w:r w:rsidRPr="003A592D">
              <w:rPr>
                <w:rFonts w:eastAsia="Times New Roman" w:cstheme="minorHAnsi"/>
                <w:color w:val="000000"/>
                <w:sz w:val="20"/>
                <w:szCs w:val="20"/>
              </w:rPr>
              <w:t xml:space="preserve"> acid </w:t>
            </w:r>
            <w:proofErr w:type="spellStart"/>
            <w:r w:rsidRPr="003A592D">
              <w:rPr>
                <w:rFonts w:eastAsia="Times New Roman" w:cstheme="minorHAnsi"/>
                <w:color w:val="000000"/>
                <w:sz w:val="20"/>
                <w:szCs w:val="20"/>
              </w:rPr>
              <w:t>derivatized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58.00548</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7</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deamidated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0.98402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homoserine</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-29.99281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11</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homoserine</w:t>
            </w:r>
            <w:proofErr w:type="spellEnd"/>
            <w:r w:rsidRPr="003A592D">
              <w:rPr>
                <w:rFonts w:eastAsia="Times New Roman" w:cstheme="minorHAnsi"/>
                <w:color w:val="000000"/>
                <w:sz w:val="20"/>
                <w:szCs w:val="20"/>
              </w:rPr>
              <w:t xml:space="preserve"> lactone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-48.00337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MOD:00410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17</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S-(N-</w:t>
            </w:r>
            <w:proofErr w:type="spellStart"/>
            <w:r w:rsidRPr="003A592D">
              <w:rPr>
                <w:rFonts w:eastAsia="Times New Roman" w:cstheme="minorHAnsi"/>
                <w:color w:val="000000"/>
                <w:sz w:val="20"/>
                <w:szCs w:val="20"/>
              </w:rPr>
              <w:t>isopropylcarboxamidomethyl</w:t>
            </w:r>
            <w:proofErr w:type="spellEnd"/>
            <w:r w:rsidRPr="003A592D">
              <w:rPr>
                <w:rFonts w:eastAsia="Times New Roman" w:cstheme="minorHAnsi"/>
                <w:color w:val="000000"/>
                <w:sz w:val="20"/>
                <w:szCs w:val="20"/>
              </w:rPr>
              <w:t>)-L-cysteine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99.06841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MOD:00704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23</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dehydrated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-18.01057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MOD:00417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S-</w:t>
            </w:r>
            <w:proofErr w:type="spellStart"/>
            <w:r w:rsidRPr="003A592D">
              <w:rPr>
                <w:rFonts w:eastAsia="Times New Roman" w:cstheme="minorHAnsi"/>
                <w:color w:val="000000"/>
                <w:sz w:val="20"/>
                <w:szCs w:val="20"/>
              </w:rPr>
              <w:t>carboxamidoethyl</w:t>
            </w:r>
            <w:proofErr w:type="spellEnd"/>
            <w:r w:rsidRPr="003A592D">
              <w:rPr>
                <w:rFonts w:eastAsia="Times New Roman" w:cstheme="minorHAnsi"/>
                <w:color w:val="000000"/>
                <w:sz w:val="20"/>
                <w:szCs w:val="20"/>
              </w:rPr>
              <w:t>-L-cysteine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71.03711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MOD:00419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26</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(R)-5-oxo-1,4-tetrahydrothiazine-3-carboxylic acid</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39.99492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MOD:00425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monohydroxylated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15.99492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MOD:01160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28</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deaminated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-17.02655</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MOD:01813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29</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morpholine-2-acetylated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127.06333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MOD:00423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monosodium salt</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21.98194</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MOD:00424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31</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S-</w:t>
            </w:r>
            <w:proofErr w:type="spellStart"/>
            <w:r w:rsidRPr="003A592D">
              <w:rPr>
                <w:rFonts w:eastAsia="Times New Roman" w:cstheme="minorHAnsi"/>
                <w:color w:val="000000"/>
                <w:sz w:val="20"/>
                <w:szCs w:val="20"/>
              </w:rPr>
              <w:t>pyridylethyl</w:t>
            </w:r>
            <w:proofErr w:type="spellEnd"/>
            <w:r w:rsidRPr="003A592D">
              <w:rPr>
                <w:rFonts w:eastAsia="Times New Roman" w:cstheme="minorHAnsi"/>
                <w:color w:val="000000"/>
                <w:sz w:val="20"/>
                <w:szCs w:val="20"/>
              </w:rPr>
              <w:t>-L-cysteine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105.05785</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MOD:00599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monomethylated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14.01565</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MOD:01153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39</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methylthiolated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45.98772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MOD:00695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sulfated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79.95682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MOD:00127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N6-lipoyl-L-lysine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188.03296</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MOD:00437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farnesylated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204.18780</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MOD:00438</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myristoylated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210.19837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MOD:00128</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46</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N6-pyridoxal phosphate-L-lysine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229.01401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MOD:00440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47</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palmitoylated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238.22967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MOD:00441</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48</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geranylgeranylated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272.25040</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MOD:00159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49</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O-</w:t>
            </w:r>
            <w:proofErr w:type="spellStart"/>
            <w:r w:rsidRPr="003A592D">
              <w:rPr>
                <w:rFonts w:eastAsia="Times New Roman" w:cstheme="minorHAnsi"/>
                <w:color w:val="000000"/>
                <w:sz w:val="20"/>
                <w:szCs w:val="20"/>
              </w:rPr>
              <w:t>phosphopantetheine</w:t>
            </w:r>
            <w:proofErr w:type="spellEnd"/>
            <w:r w:rsidRPr="003A592D">
              <w:rPr>
                <w:rFonts w:eastAsia="Times New Roman" w:cstheme="minorHAnsi"/>
                <w:color w:val="000000"/>
                <w:sz w:val="20"/>
                <w:szCs w:val="20"/>
              </w:rPr>
              <w:t>-L-serine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340.08579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MOD:00697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50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flavin</w:t>
            </w:r>
            <w:proofErr w:type="spellEnd"/>
            <w:r w:rsidRPr="003A592D">
              <w:rPr>
                <w:rFonts w:eastAsia="Times New Roman" w:cstheme="minorHAnsi"/>
                <w:color w:val="000000"/>
                <w:sz w:val="20"/>
                <w:szCs w:val="20"/>
              </w:rPr>
              <w:t xml:space="preserve"> modified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783.14149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MOD:00445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52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L-</w:t>
            </w:r>
            <w:proofErr w:type="spellStart"/>
            <w:r w:rsidRPr="003A592D">
              <w:rPr>
                <w:rFonts w:eastAsia="Times New Roman" w:cstheme="minorHAnsi"/>
                <w:color w:val="000000"/>
                <w:sz w:val="20"/>
                <w:szCs w:val="20"/>
              </w:rPr>
              <w:t>homoarginine</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42.02180</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MOD:00493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122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formylated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27.99492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Applied </w:t>
            </w:r>
            <w:proofErr w:type="spellStart"/>
            <w:r w:rsidRPr="003A592D">
              <w:rPr>
                <w:rFonts w:eastAsia="Times New Roman" w:cstheme="minorHAnsi"/>
                <w:color w:val="000000"/>
                <w:sz w:val="20"/>
                <w:szCs w:val="20"/>
              </w:rPr>
              <w:t>Biosystems</w:t>
            </w:r>
            <w:proofErr w:type="spellEnd"/>
            <w:r w:rsidRPr="003A592D">
              <w:rPr>
                <w:rFonts w:eastAsia="Times New Roman" w:cstheme="minorHAnsi"/>
                <w:color w:val="000000"/>
                <w:sz w:val="20"/>
                <w:szCs w:val="20"/>
              </w:rPr>
              <w:t xml:space="preserve"> original ICAT(TM) d8 modified 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450.27521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MOD:00406</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13</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Applied </w:t>
            </w:r>
            <w:proofErr w:type="spellStart"/>
            <w:r w:rsidRPr="003A592D">
              <w:rPr>
                <w:rFonts w:eastAsia="Times New Roman" w:cstheme="minorHAnsi"/>
                <w:color w:val="000000"/>
                <w:sz w:val="20"/>
                <w:szCs w:val="20"/>
              </w:rPr>
              <w:t>Biosystems</w:t>
            </w:r>
            <w:proofErr w:type="spellEnd"/>
            <w:r w:rsidRPr="003A592D">
              <w:rPr>
                <w:rFonts w:eastAsia="Times New Roman" w:cstheme="minorHAnsi"/>
                <w:color w:val="000000"/>
                <w:sz w:val="20"/>
                <w:szCs w:val="20"/>
              </w:rPr>
              <w:t xml:space="preserve"> original ICAT(TM) d0 modified 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442.22499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MOD:00480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105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Applied </w:t>
            </w:r>
            <w:proofErr w:type="spellStart"/>
            <w:r w:rsidRPr="003A592D">
              <w:rPr>
                <w:rFonts w:eastAsia="Times New Roman" w:cstheme="minorHAnsi"/>
                <w:color w:val="000000"/>
                <w:sz w:val="20"/>
                <w:szCs w:val="20"/>
              </w:rPr>
              <w:t>Biosystems</w:t>
            </w:r>
            <w:proofErr w:type="spellEnd"/>
            <w:r w:rsidRPr="003A592D">
              <w:rPr>
                <w:rFonts w:eastAsia="Times New Roman" w:cstheme="minorHAnsi"/>
                <w:color w:val="000000"/>
                <w:sz w:val="20"/>
                <w:szCs w:val="20"/>
              </w:rPr>
              <w:t xml:space="preserve"> cleavable ICAT(TM) light</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227.12699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MOD:00481</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106</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Applied </w:t>
            </w:r>
            <w:proofErr w:type="spellStart"/>
            <w:r w:rsidRPr="003A592D">
              <w:rPr>
                <w:rFonts w:eastAsia="Times New Roman" w:cstheme="minorHAnsi"/>
                <w:color w:val="000000"/>
                <w:sz w:val="20"/>
                <w:szCs w:val="20"/>
              </w:rPr>
              <w:t>Biosystems</w:t>
            </w:r>
            <w:proofErr w:type="spellEnd"/>
            <w:r w:rsidRPr="003A592D">
              <w:rPr>
                <w:rFonts w:eastAsia="Times New Roman" w:cstheme="minorHAnsi"/>
                <w:color w:val="000000"/>
                <w:sz w:val="20"/>
                <w:szCs w:val="20"/>
              </w:rPr>
              <w:t xml:space="preserve"> cleavable ICAT(TM) heavy</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236.15719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MOD:00544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188</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6x(13)C </w:t>
            </w:r>
            <w:proofErr w:type="spellStart"/>
            <w:r w:rsidRPr="003A592D">
              <w:rPr>
                <w:rFonts w:eastAsia="Times New Roman" w:cstheme="minorHAnsi"/>
                <w:color w:val="000000"/>
                <w:sz w:val="20"/>
                <w:szCs w:val="20"/>
              </w:rPr>
              <w:t>labeled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6.02013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MOD:00546</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193</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(18)O label at both C-terminal </w:t>
            </w:r>
            <w:proofErr w:type="spellStart"/>
            <w:r w:rsidRPr="003A592D">
              <w:rPr>
                <w:rFonts w:eastAsia="Times New Roman" w:cstheme="minorHAnsi"/>
                <w:color w:val="000000"/>
                <w:sz w:val="20"/>
                <w:szCs w:val="20"/>
              </w:rPr>
              <w:t>oxygens</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4.00849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MOD:01152</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299</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carboxylated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43.98983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lastRenderedPageBreak/>
              <w:t>MOD:00428</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425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proofErr w:type="spellStart"/>
            <w:r w:rsidRPr="003A592D">
              <w:rPr>
                <w:rFonts w:eastAsia="Times New Roman" w:cstheme="minorHAnsi"/>
                <w:color w:val="000000"/>
                <w:sz w:val="20"/>
                <w:szCs w:val="20"/>
              </w:rPr>
              <w:t>dihydroxylated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31.98983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MOD:01499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214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iTRAQ4plex-116 </w:t>
            </w:r>
            <w:proofErr w:type="spellStart"/>
            <w:r w:rsidRPr="003A592D">
              <w:rPr>
                <w:rFonts w:eastAsia="Times New Roman" w:cstheme="minorHAnsi"/>
                <w:color w:val="000000"/>
                <w:sz w:val="20"/>
                <w:szCs w:val="20"/>
              </w:rPr>
              <w:t>reporter+balance</w:t>
            </w:r>
            <w:proofErr w:type="spellEnd"/>
            <w:r w:rsidRPr="003A592D">
              <w:rPr>
                <w:rFonts w:eastAsia="Times New Roman" w:cstheme="minorHAnsi"/>
                <w:color w:val="000000"/>
                <w:sz w:val="20"/>
                <w:szCs w:val="20"/>
              </w:rPr>
              <w:t xml:space="preserve"> reagent </w:t>
            </w:r>
            <w:proofErr w:type="spellStart"/>
            <w:r w:rsidRPr="003A592D">
              <w:rPr>
                <w:rFonts w:eastAsia="Times New Roman" w:cstheme="minorHAnsi"/>
                <w:color w:val="000000"/>
                <w:sz w:val="20"/>
                <w:szCs w:val="20"/>
              </w:rPr>
              <w:t>acylated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144.10206</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MOD:01549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730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iTRAQ8plex-116 </w:t>
            </w:r>
            <w:proofErr w:type="spellStart"/>
            <w:r w:rsidRPr="003A592D">
              <w:rPr>
                <w:rFonts w:eastAsia="Times New Roman" w:cstheme="minorHAnsi"/>
                <w:color w:val="000000"/>
                <w:sz w:val="20"/>
                <w:szCs w:val="20"/>
              </w:rPr>
              <w:t>reporter+balance</w:t>
            </w:r>
            <w:proofErr w:type="spellEnd"/>
            <w:r w:rsidRPr="003A592D">
              <w:rPr>
                <w:rFonts w:eastAsia="Times New Roman" w:cstheme="minorHAnsi"/>
                <w:color w:val="000000"/>
                <w:sz w:val="20"/>
                <w:szCs w:val="20"/>
              </w:rPr>
              <w:t xml:space="preserve"> reagent </w:t>
            </w:r>
            <w:proofErr w:type="spellStart"/>
            <w:r w:rsidRPr="003A592D">
              <w:rPr>
                <w:rFonts w:eastAsia="Times New Roman" w:cstheme="minorHAnsi"/>
                <w:color w:val="000000"/>
                <w:sz w:val="20"/>
                <w:szCs w:val="20"/>
              </w:rPr>
              <w:t>acylated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304.20536</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MOD:01720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737</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 xml:space="preserve">TMT6plex-126 </w:t>
            </w:r>
            <w:proofErr w:type="spellStart"/>
            <w:r w:rsidRPr="003A592D">
              <w:rPr>
                <w:rFonts w:eastAsia="Times New Roman" w:cstheme="minorHAnsi"/>
                <w:color w:val="000000"/>
                <w:sz w:val="20"/>
                <w:szCs w:val="20"/>
              </w:rPr>
              <w:t>reporter+balance</w:t>
            </w:r>
            <w:proofErr w:type="spellEnd"/>
            <w:r w:rsidRPr="003A592D">
              <w:rPr>
                <w:rFonts w:eastAsia="Times New Roman" w:cstheme="minorHAnsi"/>
                <w:color w:val="000000"/>
                <w:sz w:val="20"/>
                <w:szCs w:val="20"/>
              </w:rPr>
              <w:t xml:space="preserve"> reagent </w:t>
            </w:r>
            <w:proofErr w:type="spellStart"/>
            <w:r w:rsidRPr="003A592D">
              <w:rPr>
                <w:rFonts w:eastAsia="Times New Roman" w:cstheme="minorHAnsi"/>
                <w:color w:val="000000"/>
                <w:sz w:val="20"/>
                <w:szCs w:val="20"/>
              </w:rPr>
              <w:t>acylated</w:t>
            </w:r>
            <w:proofErr w:type="spellEnd"/>
            <w:r w:rsidRPr="003A592D">
              <w:rPr>
                <w:rFonts w:eastAsia="Times New Roman" w:cstheme="minorHAnsi"/>
                <w:color w:val="000000"/>
                <w:sz w:val="20"/>
                <w:szCs w:val="20"/>
              </w:rPr>
              <w:t xml:space="preserve">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229.16293</w:t>
            </w:r>
          </w:p>
        </w:tc>
      </w:tr>
    </w:tbl>
    <w:p w:rsidR="00D50B74" w:rsidRDefault="00D50B74">
      <w:pPr>
        <w:rPr>
          <w:rFonts w:cstheme="minorHAnsi"/>
        </w:rPr>
      </w:pPr>
    </w:p>
    <w:p w:rsidR="00D50B74" w:rsidRDefault="00D50B74">
      <w:pPr>
        <w:rPr>
          <w:rFonts w:cstheme="minorHAnsi"/>
        </w:rPr>
      </w:pPr>
      <w:r>
        <w:rPr>
          <w:rFonts w:cstheme="minorHAnsi"/>
        </w:rPr>
        <w:br w:type="page"/>
      </w:r>
    </w:p>
    <w:p w:rsidR="00D50B74" w:rsidRPr="00A317FD" w:rsidRDefault="00AA2131" w:rsidP="00D50B74">
      <w:pPr>
        <w:pStyle w:val="Heading1"/>
        <w:rPr>
          <w:rFonts w:asciiTheme="majorHAnsi" w:hAnsiTheme="majorHAnsi" w:cstheme="minorHAnsi"/>
          <w:sz w:val="32"/>
          <w:szCs w:val="32"/>
        </w:rPr>
      </w:pPr>
      <w:bookmarkStart w:id="72" w:name="_Toc334779197"/>
      <w:r>
        <w:rPr>
          <w:rFonts w:asciiTheme="majorHAnsi" w:hAnsiTheme="majorHAnsi" w:cstheme="minorHAnsi"/>
          <w:sz w:val="32"/>
          <w:szCs w:val="32"/>
        </w:rPr>
        <w:lastRenderedPageBreak/>
        <w:t>6</w:t>
      </w:r>
      <w:r w:rsidR="00D50B74">
        <w:rPr>
          <w:rFonts w:asciiTheme="majorHAnsi" w:hAnsiTheme="majorHAnsi" w:cstheme="minorHAnsi"/>
          <w:sz w:val="32"/>
          <w:szCs w:val="32"/>
        </w:rPr>
        <w:t xml:space="preserve">. </w:t>
      </w:r>
      <w:r w:rsidR="00D50B74" w:rsidRPr="00724A9C">
        <w:rPr>
          <w:rFonts w:asciiTheme="majorHAnsi" w:hAnsiTheme="majorHAnsi" w:cstheme="minorHAnsi"/>
          <w:i/>
          <w:sz w:val="32"/>
          <w:szCs w:val="32"/>
        </w:rPr>
        <w:t xml:space="preserve">PRIDE Converter </w:t>
      </w:r>
      <w:r w:rsidR="00724A9C" w:rsidRPr="00724A9C">
        <w:rPr>
          <w:rFonts w:asciiTheme="majorHAnsi" w:hAnsiTheme="majorHAnsi" w:cstheme="minorHAnsi"/>
          <w:i/>
          <w:sz w:val="32"/>
          <w:szCs w:val="32"/>
        </w:rPr>
        <w:t>2</w:t>
      </w:r>
      <w:r w:rsidR="00724A9C">
        <w:rPr>
          <w:rFonts w:asciiTheme="majorHAnsi" w:hAnsiTheme="majorHAnsi" w:cstheme="minorHAnsi"/>
          <w:sz w:val="32"/>
          <w:szCs w:val="32"/>
        </w:rPr>
        <w:t xml:space="preserve"> </w:t>
      </w:r>
      <w:r w:rsidR="00D50B74" w:rsidRPr="00A317FD">
        <w:rPr>
          <w:rFonts w:asciiTheme="majorHAnsi" w:hAnsiTheme="majorHAnsi" w:cstheme="minorHAnsi"/>
          <w:sz w:val="32"/>
          <w:szCs w:val="32"/>
        </w:rPr>
        <w:t>Protein Inference Implementation</w:t>
      </w:r>
      <w:bookmarkEnd w:id="72"/>
      <w:r w:rsidR="00D50B74">
        <w:rPr>
          <w:rFonts w:asciiTheme="majorHAnsi" w:hAnsiTheme="majorHAnsi" w:cstheme="minorHAnsi"/>
          <w:sz w:val="32"/>
          <w:szCs w:val="32"/>
        </w:rPr>
        <w:t xml:space="preserve">  </w:t>
      </w:r>
    </w:p>
    <w:p w:rsidR="00D50B74" w:rsidRPr="001E54F1" w:rsidRDefault="00D50B74" w:rsidP="00D50B74">
      <w:pPr>
        <w:rPr>
          <w:rFonts w:eastAsia="SimSun" w:cstheme="minorHAnsi"/>
        </w:rPr>
      </w:pPr>
    </w:p>
    <w:p w:rsidR="00D50B74" w:rsidRPr="001E54F1" w:rsidRDefault="00D50B74" w:rsidP="00D50B74">
      <w:pPr>
        <w:jc w:val="both"/>
        <w:rPr>
          <w:rFonts w:eastAsia="SimSun" w:cstheme="minorHAnsi"/>
        </w:rPr>
      </w:pPr>
      <w:r w:rsidRPr="001E54F1">
        <w:rPr>
          <w:rFonts w:eastAsia="SimSun" w:cstheme="minorHAnsi"/>
        </w:rPr>
        <w:t xml:space="preserve">Protein inference as well as modification ambiguity cannot be </w:t>
      </w:r>
      <w:r w:rsidRPr="001E54F1">
        <w:rPr>
          <w:rFonts w:cstheme="minorHAnsi"/>
        </w:rPr>
        <w:t>modelled</w:t>
      </w:r>
      <w:r w:rsidRPr="001E54F1">
        <w:rPr>
          <w:rFonts w:eastAsia="SimSun" w:cstheme="minorHAnsi"/>
        </w:rPr>
        <w:t xml:space="preserve"> </w:t>
      </w:r>
      <w:r>
        <w:rPr>
          <w:rFonts w:eastAsia="SimSun" w:cstheme="minorHAnsi"/>
        </w:rPr>
        <w:t>fully</w:t>
      </w:r>
      <w:r w:rsidRPr="001E54F1">
        <w:rPr>
          <w:rFonts w:eastAsia="SimSun" w:cstheme="minorHAnsi"/>
        </w:rPr>
        <w:t xml:space="preserve"> in PRIDE XML files. </w:t>
      </w:r>
      <w:r w:rsidRPr="001E54F1">
        <w:rPr>
          <w:rFonts w:eastAsia="SimSun" w:cstheme="minorHAnsi"/>
          <w:i/>
        </w:rPr>
        <w:t>PRIDE Converter 2</w:t>
      </w:r>
      <w:r w:rsidRPr="001E54F1">
        <w:rPr>
          <w:rFonts w:eastAsia="SimSun" w:cstheme="minorHAnsi"/>
        </w:rPr>
        <w:t xml:space="preserve"> still tries to preserve this vital information of a proteomics result set following the here explained convention: </w:t>
      </w:r>
    </w:p>
    <w:p w:rsidR="00D50B74" w:rsidRPr="001E54F1" w:rsidRDefault="00D50B74" w:rsidP="00D50B74">
      <w:pPr>
        <w:numPr>
          <w:ilvl w:val="0"/>
          <w:numId w:val="22"/>
        </w:numPr>
        <w:jc w:val="both"/>
        <w:rPr>
          <w:rFonts w:eastAsia="SimSun" w:cstheme="minorHAnsi"/>
        </w:rPr>
      </w:pPr>
      <w:r w:rsidRPr="001E54F1">
        <w:rPr>
          <w:rFonts w:eastAsia="SimSun" w:cstheme="minorHAnsi"/>
          <w:i/>
        </w:rPr>
        <w:t>PRIDE Converter 2</w:t>
      </w:r>
      <w:r w:rsidRPr="001E54F1">
        <w:rPr>
          <w:rFonts w:eastAsia="SimSun" w:cstheme="minorHAnsi"/>
        </w:rPr>
        <w:t xml:space="preserve"> reports all possible peptide-to-protein assignments. </w:t>
      </w:r>
    </w:p>
    <w:p w:rsidR="00D50B74" w:rsidRPr="001E54F1" w:rsidRDefault="00D50B74" w:rsidP="00D50B74">
      <w:pPr>
        <w:numPr>
          <w:ilvl w:val="0"/>
          <w:numId w:val="22"/>
        </w:numPr>
        <w:jc w:val="both"/>
        <w:rPr>
          <w:rFonts w:eastAsia="SimSun" w:cstheme="minorHAnsi"/>
        </w:rPr>
      </w:pPr>
      <w:proofErr w:type="spellStart"/>
      <w:r w:rsidRPr="001E54F1">
        <w:rPr>
          <w:rFonts w:eastAsia="SimSun" w:cstheme="minorHAnsi"/>
          <w:i/>
        </w:rPr>
        <w:t>PeptideItems</w:t>
      </w:r>
      <w:proofErr w:type="spellEnd"/>
      <w:r w:rsidRPr="001E54F1">
        <w:rPr>
          <w:rFonts w:eastAsia="SimSun" w:cstheme="minorHAnsi"/>
        </w:rPr>
        <w:t xml:space="preserve"> are duplicated in different proteins in the PRIDE XML files but reference the same spectrum in the mzData section of the file. </w:t>
      </w:r>
    </w:p>
    <w:p w:rsidR="00D50B74" w:rsidRPr="001E54F1" w:rsidRDefault="00D50B74" w:rsidP="00D50B74">
      <w:pPr>
        <w:numPr>
          <w:ilvl w:val="0"/>
          <w:numId w:val="22"/>
        </w:numPr>
        <w:jc w:val="both"/>
        <w:rPr>
          <w:rFonts w:cstheme="minorHAnsi"/>
        </w:rPr>
      </w:pPr>
      <w:proofErr w:type="spellStart"/>
      <w:r w:rsidRPr="001E54F1">
        <w:rPr>
          <w:rFonts w:eastAsia="SimSun" w:cstheme="minorHAnsi"/>
          <w:i/>
        </w:rPr>
        <w:t>PeptideItems</w:t>
      </w:r>
      <w:proofErr w:type="spellEnd"/>
      <w:r w:rsidRPr="001E54F1">
        <w:rPr>
          <w:rFonts w:eastAsia="SimSun" w:cstheme="minorHAnsi"/>
        </w:rPr>
        <w:t xml:space="preserve"> are duplicated to report ambiguous modification positions (again referencing the same spectrum).</w:t>
      </w:r>
    </w:p>
    <w:p w:rsidR="00D50B74" w:rsidRPr="00382A76" w:rsidRDefault="00AA2131" w:rsidP="00D50B74">
      <w:pPr>
        <w:pStyle w:val="Heading2"/>
        <w:rPr>
          <w:rFonts w:asciiTheme="majorHAnsi" w:hAnsiTheme="majorHAnsi" w:cstheme="minorHAnsi"/>
          <w:bCs/>
        </w:rPr>
      </w:pPr>
      <w:bookmarkStart w:id="73" w:name="_Toc334779198"/>
      <w:r>
        <w:rPr>
          <w:rFonts w:asciiTheme="majorHAnsi" w:hAnsiTheme="majorHAnsi" w:cstheme="minorHAnsi"/>
          <w:bCs/>
        </w:rPr>
        <w:t>6</w:t>
      </w:r>
      <w:r w:rsidR="00D50B74" w:rsidRPr="00382A76">
        <w:rPr>
          <w:rFonts w:asciiTheme="majorHAnsi" w:hAnsiTheme="majorHAnsi" w:cstheme="minorHAnsi"/>
          <w:bCs/>
        </w:rPr>
        <w:t>.1. Multiple peptide assignments</w:t>
      </w:r>
      <w:bookmarkEnd w:id="73"/>
      <w:r w:rsidR="00D50B74">
        <w:rPr>
          <w:rFonts w:asciiTheme="majorHAnsi" w:hAnsiTheme="majorHAnsi" w:cstheme="minorHAnsi"/>
          <w:bCs/>
        </w:rPr>
        <w:t xml:space="preserve">  </w:t>
      </w:r>
    </w:p>
    <w:p w:rsidR="00D50B74" w:rsidRPr="001E54F1" w:rsidRDefault="00D50B74" w:rsidP="00D50B74">
      <w:pPr>
        <w:ind w:firstLine="357"/>
        <w:jc w:val="both"/>
        <w:rPr>
          <w:rFonts w:eastAsia="SimSun" w:cstheme="minorHAnsi"/>
        </w:rPr>
      </w:pPr>
    </w:p>
    <w:p w:rsidR="00D50B74" w:rsidRPr="001E54F1" w:rsidRDefault="00D50B74" w:rsidP="00D50B74">
      <w:pPr>
        <w:ind w:firstLine="357"/>
        <w:jc w:val="both"/>
        <w:rPr>
          <w:rFonts w:eastAsia="SimSun" w:cstheme="minorHAnsi"/>
        </w:rPr>
      </w:pPr>
      <w:r w:rsidRPr="001E54F1">
        <w:rPr>
          <w:rFonts w:eastAsia="SimSun" w:cstheme="minorHAnsi"/>
        </w:rPr>
        <w:t>One problem in bottom-up proteomics approaches is the assignment of peptide identifications to proteins. Often, because of sequence similarity</w:t>
      </w:r>
      <w:r>
        <w:rPr>
          <w:rFonts w:eastAsia="SimSun" w:cstheme="minorHAnsi"/>
        </w:rPr>
        <w:t>,</w:t>
      </w:r>
      <w:r w:rsidRPr="001E54F1">
        <w:rPr>
          <w:rFonts w:eastAsia="SimSun" w:cstheme="minorHAnsi"/>
        </w:rPr>
        <w:t xml:space="preserve"> a given peptide sequence cannot be unambiguously assigned to a single protein but </w:t>
      </w:r>
      <w:r>
        <w:rPr>
          <w:rFonts w:eastAsia="SimSun" w:cstheme="minorHAnsi"/>
        </w:rPr>
        <w:t xml:space="preserve">only </w:t>
      </w:r>
      <w:r w:rsidRPr="001E54F1">
        <w:rPr>
          <w:rFonts w:eastAsia="SimSun" w:cstheme="minorHAnsi"/>
        </w:rPr>
        <w:t xml:space="preserve">to multiple proteins. </w:t>
      </w:r>
    </w:p>
    <w:p w:rsidR="000768E7" w:rsidRDefault="000768E7" w:rsidP="00D50B74">
      <w:pPr>
        <w:ind w:firstLine="357"/>
        <w:jc w:val="both"/>
        <w:rPr>
          <w:rFonts w:eastAsia="SimSun" w:cstheme="minorHAnsi"/>
        </w:rPr>
      </w:pPr>
    </w:p>
    <w:p w:rsidR="00D50B74" w:rsidRDefault="00D50B74" w:rsidP="00D50B74">
      <w:pPr>
        <w:ind w:firstLine="357"/>
        <w:jc w:val="both"/>
        <w:rPr>
          <w:rFonts w:eastAsia="SimSun" w:cstheme="minorHAnsi"/>
        </w:rPr>
      </w:pPr>
      <w:r w:rsidRPr="001E54F1">
        <w:rPr>
          <w:rFonts w:eastAsia="SimSun" w:cstheme="minorHAnsi"/>
        </w:rPr>
        <w:t xml:space="preserve">In PRIDE XML file every peptide item references a given spectrum in the mzData section of the PRIDE XML file: </w:t>
      </w:r>
    </w:p>
    <w:p w:rsidR="00D50B74" w:rsidRPr="001E54F1" w:rsidRDefault="00D50B74" w:rsidP="00D50B74">
      <w:pPr>
        <w:ind w:firstLine="357"/>
        <w:jc w:val="both"/>
        <w:rPr>
          <w:rFonts w:eastAsia="SimSun" w:cstheme="minorHAnsi"/>
        </w:rPr>
      </w:pPr>
    </w:p>
    <w:p w:rsidR="00D50B74" w:rsidRPr="00D865A4" w:rsidRDefault="00D50B74" w:rsidP="00D50B7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textAlignment w:val="top"/>
        <w:rPr>
          <w:rFonts w:ascii="Lucida Console" w:eastAsia="Times New Roman" w:hAnsi="Lucida Console" w:cstheme="minorHAnsi"/>
          <w:sz w:val="16"/>
          <w:szCs w:val="16"/>
        </w:rPr>
      </w:pPr>
      <w:proofErr w:type="gramStart"/>
      <w:r w:rsidRPr="00D865A4">
        <w:rPr>
          <w:rFonts w:ascii="Lucida Console" w:eastAsia="Times New Roman" w:hAnsi="Lucida Console" w:cstheme="minorHAnsi"/>
          <w:color w:val="666600"/>
          <w:sz w:val="16"/>
          <w:szCs w:val="16"/>
        </w:rPr>
        <w:t>&lt;?</w:t>
      </w:r>
      <w:r w:rsidRPr="00D865A4">
        <w:rPr>
          <w:rFonts w:ascii="Lucida Console" w:eastAsia="Times New Roman" w:hAnsi="Lucida Console" w:cstheme="minorHAnsi"/>
          <w:color w:val="000000"/>
          <w:sz w:val="16"/>
          <w:szCs w:val="16"/>
        </w:rPr>
        <w:t>xml</w:t>
      </w:r>
      <w:proofErr w:type="gramEnd"/>
      <w:r w:rsidRPr="00D865A4">
        <w:rPr>
          <w:rFonts w:ascii="Lucida Console" w:eastAsia="Times New Roman" w:hAnsi="Lucida Console" w:cstheme="minorHAnsi"/>
          <w:color w:val="000000"/>
          <w:sz w:val="16"/>
          <w:szCs w:val="16"/>
        </w:rPr>
        <w:t xml:space="preserve"> version</w:t>
      </w:r>
      <w:r w:rsidRPr="00D865A4">
        <w:rPr>
          <w:rFonts w:ascii="Lucida Console" w:eastAsia="Times New Roman" w:hAnsi="Lucida Console" w:cstheme="minorHAnsi"/>
          <w:color w:val="666600"/>
          <w:sz w:val="16"/>
          <w:szCs w:val="16"/>
        </w:rPr>
        <w:t>=</w:t>
      </w:r>
      <w:r w:rsidRPr="00D865A4">
        <w:rPr>
          <w:rFonts w:ascii="Lucida Console" w:eastAsia="Times New Roman" w:hAnsi="Lucida Console" w:cstheme="minorHAnsi"/>
          <w:color w:val="008800"/>
          <w:sz w:val="16"/>
          <w:szCs w:val="16"/>
        </w:rPr>
        <w:t>"1.0"</w:t>
      </w:r>
      <w:r w:rsidRPr="00D865A4">
        <w:rPr>
          <w:rFonts w:ascii="Lucida Console" w:eastAsia="Times New Roman" w:hAnsi="Lucida Console" w:cstheme="minorHAnsi"/>
          <w:color w:val="000000"/>
          <w:sz w:val="16"/>
          <w:szCs w:val="16"/>
        </w:rPr>
        <w:t xml:space="preserve"> encoding</w:t>
      </w:r>
      <w:r w:rsidRPr="00D865A4">
        <w:rPr>
          <w:rFonts w:ascii="Lucida Console" w:eastAsia="Times New Roman" w:hAnsi="Lucida Console" w:cstheme="minorHAnsi"/>
          <w:color w:val="666600"/>
          <w:sz w:val="16"/>
          <w:szCs w:val="16"/>
        </w:rPr>
        <w:t>=</w:t>
      </w:r>
      <w:r w:rsidRPr="00D865A4">
        <w:rPr>
          <w:rFonts w:ascii="Lucida Console" w:eastAsia="Times New Roman" w:hAnsi="Lucida Console" w:cstheme="minorHAnsi"/>
          <w:color w:val="008800"/>
          <w:sz w:val="16"/>
          <w:szCs w:val="16"/>
        </w:rPr>
        <w:t>"UTF-8"</w:t>
      </w:r>
      <w:r w:rsidRPr="00D865A4">
        <w:rPr>
          <w:rFonts w:ascii="Lucida Console" w:eastAsia="Times New Roman" w:hAnsi="Lucida Console" w:cstheme="minorHAnsi"/>
          <w:color w:val="000000"/>
          <w:sz w:val="16"/>
          <w:szCs w:val="16"/>
        </w:rPr>
        <w:t xml:space="preserve"> standalone</w:t>
      </w:r>
      <w:r w:rsidRPr="00D865A4">
        <w:rPr>
          <w:rFonts w:ascii="Lucida Console" w:eastAsia="Times New Roman" w:hAnsi="Lucida Console" w:cstheme="minorHAnsi"/>
          <w:color w:val="666600"/>
          <w:sz w:val="16"/>
          <w:szCs w:val="16"/>
        </w:rPr>
        <w:t>=</w:t>
      </w:r>
      <w:r w:rsidRPr="00D865A4">
        <w:rPr>
          <w:rFonts w:ascii="Lucida Console" w:eastAsia="Times New Roman" w:hAnsi="Lucida Console" w:cstheme="minorHAnsi"/>
          <w:color w:val="008800"/>
          <w:sz w:val="16"/>
          <w:szCs w:val="16"/>
        </w:rPr>
        <w:t>"yes"</w:t>
      </w:r>
      <w:r w:rsidRPr="00D865A4">
        <w:rPr>
          <w:rFonts w:ascii="Lucida Console" w:eastAsia="Times New Roman" w:hAnsi="Lucida Console" w:cstheme="minorHAnsi"/>
          <w:color w:val="666600"/>
          <w:sz w:val="16"/>
          <w:szCs w:val="16"/>
        </w:rPr>
        <w:t>?&gt;</w:t>
      </w:r>
      <w:r w:rsidRPr="00D865A4">
        <w:rPr>
          <w:rFonts w:ascii="Lucida Console" w:eastAsia="Times New Roman" w:hAnsi="Lucida Console" w:cstheme="minorHAnsi"/>
          <w:color w:val="000000"/>
          <w:sz w:val="16"/>
          <w:szCs w:val="16"/>
        </w:rPr>
        <w:t> </w:t>
      </w:r>
      <w:r w:rsidRPr="00D865A4">
        <w:rPr>
          <w:rFonts w:ascii="Lucida Console" w:eastAsia="Times New Roman" w:hAnsi="Lucida Console" w:cstheme="minorHAnsi"/>
          <w:color w:val="000000"/>
          <w:sz w:val="16"/>
          <w:szCs w:val="16"/>
        </w:rPr>
        <w:br/>
        <w:t>... </w:t>
      </w:r>
      <w:r w:rsidRPr="00D865A4">
        <w:rPr>
          <w:rFonts w:ascii="Lucida Console" w:eastAsia="Times New Roman" w:hAnsi="Lucida Console" w:cstheme="minorHAnsi"/>
          <w:color w:val="000000"/>
          <w:sz w:val="16"/>
          <w:szCs w:val="16"/>
        </w:rPr>
        <w:br/>
      </w:r>
      <w:r w:rsidRPr="00D865A4">
        <w:rPr>
          <w:rFonts w:ascii="Lucida Console" w:eastAsia="Times New Roman" w:hAnsi="Lucida Console" w:cstheme="minorHAnsi"/>
          <w:color w:val="000088"/>
          <w:sz w:val="16"/>
          <w:szCs w:val="16"/>
        </w:rPr>
        <w:t>&lt;</w:t>
      </w:r>
      <w:proofErr w:type="spellStart"/>
      <w:r w:rsidRPr="00D865A4">
        <w:rPr>
          <w:rFonts w:ascii="Lucida Console" w:eastAsia="Times New Roman" w:hAnsi="Lucida Console" w:cstheme="minorHAnsi"/>
          <w:color w:val="000088"/>
          <w:sz w:val="16"/>
          <w:szCs w:val="16"/>
        </w:rPr>
        <w:t>PeptideItem</w:t>
      </w:r>
      <w:proofErr w:type="spellEnd"/>
      <w:r w:rsidRPr="00D865A4">
        <w:rPr>
          <w:rFonts w:ascii="Lucida Console" w:eastAsia="Times New Roman" w:hAnsi="Lucida Console" w:cstheme="minorHAnsi"/>
          <w:color w:val="000088"/>
          <w:sz w:val="16"/>
          <w:szCs w:val="16"/>
        </w:rPr>
        <w:t>&gt;</w:t>
      </w:r>
      <w:r w:rsidRPr="00D865A4">
        <w:rPr>
          <w:rFonts w:ascii="Lucida Console" w:eastAsia="Times New Roman" w:hAnsi="Lucida Console" w:cstheme="minorHAnsi"/>
          <w:color w:val="000000"/>
          <w:sz w:val="16"/>
          <w:szCs w:val="16"/>
        </w:rPr>
        <w:t> </w:t>
      </w:r>
      <w:r w:rsidRPr="00D865A4">
        <w:rPr>
          <w:rFonts w:ascii="Lucida Console" w:eastAsia="Times New Roman" w:hAnsi="Lucida Console" w:cstheme="minorHAnsi"/>
          <w:color w:val="000000"/>
          <w:sz w:val="16"/>
          <w:szCs w:val="16"/>
        </w:rPr>
        <w:br/>
        <w:t>   </w:t>
      </w:r>
      <w:r w:rsidRPr="00D865A4">
        <w:rPr>
          <w:rFonts w:ascii="Lucida Console" w:eastAsia="Times New Roman" w:hAnsi="Lucida Console" w:cstheme="minorHAnsi"/>
          <w:color w:val="000088"/>
          <w:sz w:val="16"/>
          <w:szCs w:val="16"/>
        </w:rPr>
        <w:t>&lt;</w:t>
      </w:r>
      <w:proofErr w:type="spellStart"/>
      <w:r w:rsidRPr="00D865A4">
        <w:rPr>
          <w:rFonts w:ascii="Lucida Console" w:eastAsia="Times New Roman" w:hAnsi="Lucida Console" w:cstheme="minorHAnsi"/>
          <w:color w:val="000088"/>
          <w:sz w:val="16"/>
          <w:szCs w:val="16"/>
        </w:rPr>
        <w:t>SpectrumReference</w:t>
      </w:r>
      <w:proofErr w:type="spellEnd"/>
      <w:r w:rsidRPr="00D865A4">
        <w:rPr>
          <w:rFonts w:ascii="Lucida Console" w:eastAsia="Times New Roman" w:hAnsi="Lucida Console" w:cstheme="minorHAnsi"/>
          <w:color w:val="000088"/>
          <w:sz w:val="16"/>
          <w:szCs w:val="16"/>
        </w:rPr>
        <w:t>&gt;</w:t>
      </w:r>
      <w:r w:rsidRPr="00D865A4">
        <w:rPr>
          <w:rFonts w:ascii="Lucida Console" w:eastAsia="Times New Roman" w:hAnsi="Lucida Console" w:cstheme="minorHAnsi"/>
          <w:color w:val="000000"/>
          <w:sz w:val="16"/>
          <w:szCs w:val="16"/>
        </w:rPr>
        <w:t>10</w:t>
      </w:r>
      <w:r w:rsidRPr="00D865A4">
        <w:rPr>
          <w:rFonts w:ascii="Lucida Console" w:eastAsia="Times New Roman" w:hAnsi="Lucida Console" w:cstheme="minorHAnsi"/>
          <w:color w:val="000088"/>
          <w:sz w:val="16"/>
          <w:szCs w:val="16"/>
        </w:rPr>
        <w:t>&lt;/</w:t>
      </w:r>
      <w:proofErr w:type="spellStart"/>
      <w:r w:rsidRPr="00D865A4">
        <w:rPr>
          <w:rFonts w:ascii="Lucida Console" w:eastAsia="Times New Roman" w:hAnsi="Lucida Console" w:cstheme="minorHAnsi"/>
          <w:color w:val="000088"/>
          <w:sz w:val="16"/>
          <w:szCs w:val="16"/>
        </w:rPr>
        <w:t>SpectrumReference</w:t>
      </w:r>
      <w:proofErr w:type="spellEnd"/>
      <w:r w:rsidRPr="00D865A4">
        <w:rPr>
          <w:rFonts w:ascii="Lucida Console" w:eastAsia="Times New Roman" w:hAnsi="Lucida Console" w:cstheme="minorHAnsi"/>
          <w:color w:val="000088"/>
          <w:sz w:val="16"/>
          <w:szCs w:val="16"/>
        </w:rPr>
        <w:t>&gt;</w:t>
      </w:r>
      <w:r w:rsidRPr="00D865A4">
        <w:rPr>
          <w:rFonts w:ascii="Lucida Console" w:eastAsia="Times New Roman" w:hAnsi="Lucida Console" w:cstheme="minorHAnsi"/>
          <w:color w:val="000000"/>
          <w:sz w:val="16"/>
          <w:szCs w:val="16"/>
        </w:rPr>
        <w:t> </w:t>
      </w:r>
      <w:r w:rsidRPr="00D865A4">
        <w:rPr>
          <w:rFonts w:ascii="Lucida Console" w:eastAsia="Times New Roman" w:hAnsi="Lucida Console" w:cstheme="minorHAnsi"/>
          <w:color w:val="000000"/>
          <w:sz w:val="16"/>
          <w:szCs w:val="16"/>
        </w:rPr>
        <w:br/>
        <w:t>   ...</w:t>
      </w:r>
    </w:p>
    <w:p w:rsidR="00D50B74" w:rsidRDefault="00D50B74" w:rsidP="00D50B74">
      <w:pPr>
        <w:ind w:firstLine="357"/>
        <w:jc w:val="both"/>
        <w:rPr>
          <w:rFonts w:eastAsia="SimSun" w:cstheme="minorHAnsi"/>
        </w:rPr>
      </w:pPr>
    </w:p>
    <w:p w:rsidR="00D50B74" w:rsidRPr="001E54F1" w:rsidRDefault="00D50B74" w:rsidP="0075003D">
      <w:r w:rsidRPr="001E54F1">
        <w:t xml:space="preserve">This feature is used by </w:t>
      </w:r>
      <w:r w:rsidRPr="001E54F1">
        <w:rPr>
          <w:i/>
        </w:rPr>
        <w:t>PRIDE Converter 2</w:t>
      </w:r>
      <w:r w:rsidRPr="001E54F1">
        <w:t xml:space="preserve"> to report peptides that can be assigned to multiple proteins. </w:t>
      </w:r>
    </w:p>
    <w:p w:rsidR="00B745C6" w:rsidRDefault="00B745C6" w:rsidP="0075003D"/>
    <w:p w:rsidR="00D50B74" w:rsidRDefault="00D50B74" w:rsidP="0075003D">
      <w:r w:rsidRPr="001E54F1">
        <w:t xml:space="preserve">Given the following example where the peptide ABC can be assigned to two </w:t>
      </w:r>
      <w:r>
        <w:t xml:space="preserve">given </w:t>
      </w:r>
      <w:r w:rsidRPr="001E54F1">
        <w:t xml:space="preserve">proteins: P12345 and </w:t>
      </w:r>
      <w:r w:rsidR="006F2739">
        <w:t>P54321</w:t>
      </w:r>
      <w:r w:rsidRPr="001E54F1">
        <w:t xml:space="preserve">. To represent this ambiguous assignment </w:t>
      </w:r>
      <w:r w:rsidRPr="001E54F1">
        <w:rPr>
          <w:i/>
        </w:rPr>
        <w:t>PRIDE Converter 2</w:t>
      </w:r>
      <w:r w:rsidRPr="001E54F1">
        <w:t xml:space="preserve"> creates two </w:t>
      </w:r>
      <w:proofErr w:type="spellStart"/>
      <w:r w:rsidRPr="001E54F1">
        <w:rPr>
          <w:i/>
        </w:rPr>
        <w:t>PeptideItems</w:t>
      </w:r>
      <w:proofErr w:type="spellEnd"/>
      <w:r w:rsidRPr="001E54F1">
        <w:t xml:space="preserve"> (one for each protein) which both reference the same spectrum: </w:t>
      </w:r>
    </w:p>
    <w:p w:rsidR="00B745C6" w:rsidRPr="001E54F1" w:rsidRDefault="00B745C6" w:rsidP="0075003D"/>
    <w:p w:rsidR="00D50B74" w:rsidRPr="00D865A4" w:rsidRDefault="00D50B74" w:rsidP="00D50B7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textAlignment w:val="top"/>
        <w:rPr>
          <w:rFonts w:ascii="Lucida Console" w:eastAsia="Times New Roman" w:hAnsi="Lucida Console" w:cs="Arial"/>
          <w:sz w:val="16"/>
          <w:szCs w:val="16"/>
        </w:rPr>
      </w:pPr>
      <w:proofErr w:type="gramStart"/>
      <w:r w:rsidRPr="00D865A4">
        <w:rPr>
          <w:rFonts w:ascii="Lucida Console" w:eastAsia="Times New Roman" w:hAnsi="Lucida Console" w:cs="Arial"/>
          <w:color w:val="666600"/>
          <w:sz w:val="16"/>
          <w:szCs w:val="16"/>
        </w:rPr>
        <w:t>&lt;?</w:t>
      </w:r>
      <w:r w:rsidRPr="00D865A4">
        <w:rPr>
          <w:rFonts w:ascii="Lucida Console" w:eastAsia="Times New Roman" w:hAnsi="Lucida Console" w:cs="Arial"/>
          <w:color w:val="000000"/>
          <w:sz w:val="16"/>
          <w:szCs w:val="16"/>
        </w:rPr>
        <w:t>xml</w:t>
      </w:r>
      <w:proofErr w:type="gramEnd"/>
      <w:r w:rsidRPr="00D865A4">
        <w:rPr>
          <w:rFonts w:ascii="Lucida Console" w:eastAsia="Times New Roman" w:hAnsi="Lucida Console" w:cs="Arial"/>
          <w:color w:val="000000"/>
          <w:sz w:val="16"/>
          <w:szCs w:val="16"/>
        </w:rPr>
        <w:t xml:space="preserve"> version</w:t>
      </w:r>
      <w:r w:rsidRPr="00D865A4">
        <w:rPr>
          <w:rFonts w:ascii="Lucida Console" w:eastAsia="Times New Roman" w:hAnsi="Lucida Console" w:cs="Arial"/>
          <w:color w:val="666600"/>
          <w:sz w:val="16"/>
          <w:szCs w:val="16"/>
        </w:rPr>
        <w:t>=</w:t>
      </w:r>
      <w:r w:rsidRPr="00D865A4">
        <w:rPr>
          <w:rFonts w:ascii="Lucida Console" w:eastAsia="Times New Roman" w:hAnsi="Lucida Console" w:cs="Arial"/>
          <w:color w:val="008800"/>
          <w:sz w:val="16"/>
          <w:szCs w:val="16"/>
        </w:rPr>
        <w:t>"1.0"</w:t>
      </w:r>
      <w:r w:rsidRPr="00D865A4">
        <w:rPr>
          <w:rFonts w:ascii="Lucida Console" w:eastAsia="Times New Roman" w:hAnsi="Lucida Console" w:cs="Arial"/>
          <w:color w:val="000000"/>
          <w:sz w:val="16"/>
          <w:szCs w:val="16"/>
        </w:rPr>
        <w:t xml:space="preserve"> encoding</w:t>
      </w:r>
      <w:r w:rsidRPr="00D865A4">
        <w:rPr>
          <w:rFonts w:ascii="Lucida Console" w:eastAsia="Times New Roman" w:hAnsi="Lucida Console" w:cs="Arial"/>
          <w:color w:val="666600"/>
          <w:sz w:val="16"/>
          <w:szCs w:val="16"/>
        </w:rPr>
        <w:t>=</w:t>
      </w:r>
      <w:r w:rsidRPr="00D865A4">
        <w:rPr>
          <w:rFonts w:ascii="Lucida Console" w:eastAsia="Times New Roman" w:hAnsi="Lucida Console" w:cs="Arial"/>
          <w:color w:val="008800"/>
          <w:sz w:val="16"/>
          <w:szCs w:val="16"/>
        </w:rPr>
        <w:t>"UTF-8"</w:t>
      </w:r>
      <w:r w:rsidRPr="00D865A4">
        <w:rPr>
          <w:rFonts w:ascii="Lucida Console" w:eastAsia="Times New Roman" w:hAnsi="Lucida Console" w:cs="Arial"/>
          <w:color w:val="000000"/>
          <w:sz w:val="16"/>
          <w:szCs w:val="16"/>
        </w:rPr>
        <w:t xml:space="preserve"> standalone</w:t>
      </w:r>
      <w:r w:rsidRPr="00D865A4">
        <w:rPr>
          <w:rFonts w:ascii="Lucida Console" w:eastAsia="Times New Roman" w:hAnsi="Lucida Console" w:cs="Arial"/>
          <w:color w:val="666600"/>
          <w:sz w:val="16"/>
          <w:szCs w:val="16"/>
        </w:rPr>
        <w:t>=</w:t>
      </w:r>
      <w:r w:rsidRPr="00D865A4">
        <w:rPr>
          <w:rFonts w:ascii="Lucida Console" w:eastAsia="Times New Roman" w:hAnsi="Lucida Console" w:cs="Arial"/>
          <w:color w:val="008800"/>
          <w:sz w:val="16"/>
          <w:szCs w:val="16"/>
        </w:rPr>
        <w:t>"yes"</w:t>
      </w:r>
      <w:r w:rsidRPr="00D865A4">
        <w:rPr>
          <w:rFonts w:ascii="Lucida Console" w:eastAsia="Times New Roman" w:hAnsi="Lucida Console" w:cs="Arial"/>
          <w:color w:val="666600"/>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00"/>
          <w:sz w:val="16"/>
          <w:szCs w:val="16"/>
        </w:rPr>
        <w:br/>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GelFreeIdentification</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88"/>
          <w:sz w:val="16"/>
          <w:szCs w:val="16"/>
        </w:rPr>
        <w:t>&lt;Accession&gt;</w:t>
      </w:r>
      <w:r w:rsidRPr="00D865A4">
        <w:rPr>
          <w:rFonts w:ascii="Lucida Console" w:eastAsia="Times New Roman" w:hAnsi="Lucida Console" w:cs="Arial"/>
          <w:color w:val="000000"/>
          <w:sz w:val="16"/>
          <w:szCs w:val="16"/>
        </w:rPr>
        <w:t>P12345</w:t>
      </w:r>
      <w:r w:rsidRPr="00D865A4">
        <w:rPr>
          <w:rFonts w:ascii="Lucida Console" w:eastAsia="Times New Roman" w:hAnsi="Lucida Console" w:cs="Arial"/>
          <w:color w:val="000088"/>
          <w:sz w:val="16"/>
          <w:szCs w:val="16"/>
        </w:rPr>
        <w:t>&lt;/Accession&gt;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PeptideItem</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xml:space="preserve">      </w:t>
      </w:r>
      <w:r w:rsidRPr="00D865A4">
        <w:rPr>
          <w:rFonts w:ascii="Lucida Console" w:eastAsia="Times New Roman" w:hAnsi="Lucida Console" w:cs="Arial"/>
          <w:color w:val="000088"/>
          <w:sz w:val="16"/>
          <w:szCs w:val="16"/>
        </w:rPr>
        <w:t>&lt;Sequence&gt;</w:t>
      </w:r>
      <w:r w:rsidRPr="00D865A4">
        <w:rPr>
          <w:rFonts w:ascii="Lucida Console" w:eastAsia="Times New Roman" w:hAnsi="Lucida Console" w:cs="Arial"/>
          <w:color w:val="000000"/>
          <w:sz w:val="16"/>
          <w:szCs w:val="16"/>
        </w:rPr>
        <w:t>ABC</w:t>
      </w:r>
      <w:r w:rsidRPr="00D865A4">
        <w:rPr>
          <w:rFonts w:ascii="Lucida Console" w:eastAsia="Times New Roman" w:hAnsi="Lucida Console" w:cs="Arial"/>
          <w:color w:val="000088"/>
          <w:sz w:val="16"/>
          <w:szCs w:val="16"/>
        </w:rPr>
        <w:t>&lt;/Sequence&gt;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xml:space="preserve">      </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SpectrumReference</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10</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SpectrumReference</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 </w:t>
      </w:r>
      <w:r w:rsidRPr="00D865A4">
        <w:rPr>
          <w:rFonts w:ascii="Lucida Console" w:eastAsia="Times New Roman" w:hAnsi="Lucida Console" w:cs="Arial"/>
          <w:color w:val="000000"/>
          <w:sz w:val="16"/>
          <w:szCs w:val="16"/>
        </w:rPr>
        <w:br/>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GelFreeIdentification</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GelFreeIdentification</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88"/>
          <w:sz w:val="16"/>
          <w:szCs w:val="16"/>
        </w:rPr>
        <w:t>&lt;Accession&gt;</w:t>
      </w:r>
      <w:r w:rsidRPr="00D865A4">
        <w:rPr>
          <w:rFonts w:ascii="Lucida Console" w:eastAsia="Times New Roman" w:hAnsi="Lucida Console" w:cs="Arial"/>
          <w:color w:val="000000"/>
          <w:sz w:val="16"/>
          <w:szCs w:val="16"/>
        </w:rPr>
        <w:t>P</w:t>
      </w:r>
      <w:r w:rsidR="006F2739">
        <w:rPr>
          <w:rFonts w:ascii="Lucida Console" w:eastAsia="Times New Roman" w:hAnsi="Lucida Console" w:cs="Arial"/>
          <w:color w:val="000000"/>
          <w:sz w:val="16"/>
          <w:szCs w:val="16"/>
        </w:rPr>
        <w:t>54321</w:t>
      </w:r>
      <w:r w:rsidRPr="00D865A4">
        <w:rPr>
          <w:rFonts w:ascii="Lucida Console" w:eastAsia="Times New Roman" w:hAnsi="Lucida Console" w:cs="Arial"/>
          <w:color w:val="000088"/>
          <w:sz w:val="16"/>
          <w:szCs w:val="16"/>
        </w:rPr>
        <w:t>&lt;/Accession&gt;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PeptideItem</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xml:space="preserve">      </w:t>
      </w:r>
      <w:r w:rsidRPr="00D865A4">
        <w:rPr>
          <w:rFonts w:ascii="Lucida Console" w:eastAsia="Times New Roman" w:hAnsi="Lucida Console" w:cs="Arial"/>
          <w:color w:val="000088"/>
          <w:sz w:val="16"/>
          <w:szCs w:val="16"/>
        </w:rPr>
        <w:t>&lt;Sequence&gt;</w:t>
      </w:r>
      <w:r w:rsidRPr="00D865A4">
        <w:rPr>
          <w:rFonts w:ascii="Lucida Console" w:eastAsia="Times New Roman" w:hAnsi="Lucida Console" w:cs="Arial"/>
          <w:color w:val="000000"/>
          <w:sz w:val="16"/>
          <w:szCs w:val="16"/>
        </w:rPr>
        <w:t>ABC</w:t>
      </w:r>
      <w:r w:rsidRPr="00D865A4">
        <w:rPr>
          <w:rFonts w:ascii="Lucida Console" w:eastAsia="Times New Roman" w:hAnsi="Lucida Console" w:cs="Arial"/>
          <w:color w:val="000088"/>
          <w:sz w:val="16"/>
          <w:szCs w:val="16"/>
        </w:rPr>
        <w:t>&lt;/Sequence&gt;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xml:space="preserve">      </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SpectrumReference</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10</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SpectrumReference</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00"/>
          <w:sz w:val="16"/>
          <w:szCs w:val="16"/>
        </w:rPr>
        <w:br/>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GelFreeIdentification</w:t>
      </w:r>
      <w:proofErr w:type="spellEnd"/>
      <w:r w:rsidRPr="00D865A4">
        <w:rPr>
          <w:rFonts w:ascii="Lucida Console" w:eastAsia="Times New Roman" w:hAnsi="Lucida Console" w:cs="Arial"/>
          <w:color w:val="000088"/>
          <w:sz w:val="16"/>
          <w:szCs w:val="16"/>
        </w:rPr>
        <w:t>&gt;</w:t>
      </w:r>
    </w:p>
    <w:p w:rsidR="00D50B74" w:rsidRDefault="00D50B74" w:rsidP="00D50B74">
      <w:pPr>
        <w:ind w:firstLine="357"/>
        <w:jc w:val="both"/>
      </w:pPr>
    </w:p>
    <w:p w:rsidR="00D50B74" w:rsidRPr="000E3E56" w:rsidRDefault="00D50B74" w:rsidP="00D50B74">
      <w:pPr>
        <w:jc w:val="both"/>
        <w:rPr>
          <w:rFonts w:ascii="Calibri" w:eastAsia="SimSun" w:hAnsi="Calibri" w:cs="Times New Roman"/>
        </w:rPr>
      </w:pPr>
      <w:r w:rsidRPr="000E3E56">
        <w:rPr>
          <w:rFonts w:ascii="Calibri" w:eastAsia="SimSun" w:hAnsi="Calibri" w:cs="Times New Roman"/>
        </w:rPr>
        <w:t xml:space="preserve">As a default setting, </w:t>
      </w:r>
      <w:r w:rsidRPr="000115F8">
        <w:rPr>
          <w:rFonts w:ascii="Calibri" w:eastAsia="SimSun" w:hAnsi="Calibri" w:cs="Times New Roman"/>
          <w:i/>
        </w:rPr>
        <w:t>PRIDE Converter 2</w:t>
      </w:r>
      <w:r w:rsidRPr="000E3E56">
        <w:rPr>
          <w:rFonts w:ascii="Calibri" w:eastAsia="SimSun" w:hAnsi="Calibri" w:cs="Times New Roman"/>
        </w:rPr>
        <w:t xml:space="preserve"> reports every possible peptide-to-protein assignment and does not use any specific protein inference algorithm. </w:t>
      </w:r>
    </w:p>
    <w:p w:rsidR="00D50B74" w:rsidRPr="00382A76" w:rsidRDefault="00AA2131" w:rsidP="00D50B74">
      <w:pPr>
        <w:pStyle w:val="Heading2"/>
        <w:rPr>
          <w:rFonts w:asciiTheme="majorHAnsi" w:eastAsia="SimSun" w:hAnsiTheme="majorHAnsi"/>
        </w:rPr>
      </w:pPr>
      <w:bookmarkStart w:id="74" w:name="_Toc334779199"/>
      <w:r>
        <w:rPr>
          <w:rFonts w:asciiTheme="majorHAnsi" w:hAnsiTheme="majorHAnsi"/>
          <w:bCs/>
        </w:rPr>
        <w:t>6</w:t>
      </w:r>
      <w:r w:rsidR="00D50B74" w:rsidRPr="00382A76">
        <w:rPr>
          <w:rFonts w:asciiTheme="majorHAnsi" w:hAnsiTheme="majorHAnsi"/>
          <w:bCs/>
        </w:rPr>
        <w:t>.2. Ambiguous peptide modifications</w:t>
      </w:r>
      <w:bookmarkEnd w:id="74"/>
      <w:r w:rsidR="00D50B74">
        <w:rPr>
          <w:rFonts w:asciiTheme="majorHAnsi" w:hAnsiTheme="majorHAnsi"/>
          <w:bCs/>
        </w:rPr>
        <w:t xml:space="preserve">  </w:t>
      </w:r>
    </w:p>
    <w:p w:rsidR="00D50B74" w:rsidRDefault="00D50B74" w:rsidP="00D50B74">
      <w:pPr>
        <w:ind w:firstLine="357"/>
        <w:jc w:val="both"/>
        <w:rPr>
          <w:rFonts w:ascii="Calibri" w:eastAsia="SimSun" w:hAnsi="Calibri" w:cs="Times New Roman"/>
        </w:rPr>
      </w:pPr>
    </w:p>
    <w:p w:rsidR="00253ABA" w:rsidRDefault="00D50B74" w:rsidP="00EA0A74">
      <w:pPr>
        <w:ind w:firstLine="0"/>
        <w:jc w:val="both"/>
        <w:rPr>
          <w:rFonts w:ascii="Calibri" w:eastAsia="SimSun" w:hAnsi="Calibri" w:cs="Times New Roman"/>
        </w:rPr>
      </w:pPr>
      <w:r w:rsidRPr="000E3E56">
        <w:rPr>
          <w:rFonts w:ascii="Calibri" w:eastAsia="SimSun" w:hAnsi="Calibri" w:cs="Times New Roman"/>
        </w:rPr>
        <w:lastRenderedPageBreak/>
        <w:t xml:space="preserve">Some search engines are able to report ambiguous modification positions in peptides. </w:t>
      </w:r>
      <w:r w:rsidR="00EA0A74">
        <w:rPr>
          <w:rFonts w:ascii="Calibri" w:eastAsia="SimSun" w:hAnsi="Calibri" w:cs="Times New Roman"/>
        </w:rPr>
        <w:t xml:space="preserve">The PRIDE XML format was not originally designed to support this use case. In order to provide this information </w:t>
      </w:r>
      <w:r w:rsidRPr="000115F8">
        <w:rPr>
          <w:rFonts w:ascii="Calibri" w:eastAsia="SimSun" w:hAnsi="Calibri" w:cs="Times New Roman"/>
          <w:i/>
        </w:rPr>
        <w:t>PRIDE Converter 2</w:t>
      </w:r>
      <w:r w:rsidRPr="000E3E56">
        <w:rPr>
          <w:rFonts w:ascii="Calibri" w:eastAsia="SimSun" w:hAnsi="Calibri" w:cs="Times New Roman"/>
        </w:rPr>
        <w:t xml:space="preserve"> uses t</w:t>
      </w:r>
      <w:r w:rsidR="00253ABA">
        <w:rPr>
          <w:rFonts w:ascii="Calibri" w:eastAsia="SimSun" w:hAnsi="Calibri" w:cs="Times New Roman"/>
        </w:rPr>
        <w:t>wo approaches:</w:t>
      </w:r>
    </w:p>
    <w:p w:rsidR="00253ABA" w:rsidRDefault="00253ABA" w:rsidP="00EA0A74">
      <w:pPr>
        <w:ind w:firstLine="0"/>
        <w:jc w:val="both"/>
        <w:rPr>
          <w:rFonts w:ascii="Calibri" w:eastAsia="SimSun" w:hAnsi="Calibri" w:cs="Times New Roman"/>
        </w:rPr>
      </w:pPr>
    </w:p>
    <w:p w:rsidR="00D50B74" w:rsidRPr="000E3E56" w:rsidRDefault="00253ABA" w:rsidP="00C34361">
      <w:pPr>
        <w:ind w:firstLine="0"/>
        <w:jc w:val="both"/>
        <w:rPr>
          <w:rFonts w:ascii="Calibri" w:eastAsia="SimSun" w:hAnsi="Calibri" w:cs="Times New Roman"/>
        </w:rPr>
      </w:pPr>
      <w:r>
        <w:rPr>
          <w:rFonts w:ascii="Calibri" w:eastAsia="SimSun" w:hAnsi="Calibri" w:cs="Times New Roman"/>
        </w:rPr>
        <w:t>-</w:t>
      </w:r>
      <w:r w:rsidR="00D50B74" w:rsidRPr="000E3E56">
        <w:rPr>
          <w:rFonts w:ascii="Calibri" w:eastAsia="SimSun" w:hAnsi="Calibri" w:cs="Times New Roman"/>
        </w:rPr>
        <w:t xml:space="preserve"> </w:t>
      </w:r>
      <w:r>
        <w:rPr>
          <w:rFonts w:ascii="Calibri" w:eastAsia="SimSun" w:hAnsi="Calibri" w:cs="Times New Roman"/>
        </w:rPr>
        <w:t>S</w:t>
      </w:r>
      <w:r w:rsidR="00D50B74" w:rsidRPr="000E3E56">
        <w:rPr>
          <w:rFonts w:ascii="Calibri" w:eastAsia="SimSun" w:hAnsi="Calibri" w:cs="Times New Roman"/>
        </w:rPr>
        <w:t xml:space="preserve">ame approach as with ambiguous protein assignments to report ambiguous peptide modification positions. </w:t>
      </w:r>
    </w:p>
    <w:p w:rsidR="000768E7" w:rsidRDefault="000768E7" w:rsidP="00D50B74">
      <w:pPr>
        <w:jc w:val="both"/>
        <w:rPr>
          <w:rFonts w:ascii="Calibri" w:eastAsia="SimSun" w:hAnsi="Calibri" w:cs="Times New Roman"/>
        </w:rPr>
      </w:pPr>
    </w:p>
    <w:p w:rsidR="00D50B74" w:rsidRDefault="006A5610" w:rsidP="00D50B74">
      <w:pPr>
        <w:jc w:val="both"/>
        <w:rPr>
          <w:rFonts w:ascii="Calibri" w:eastAsia="SimSun" w:hAnsi="Calibri" w:cs="Times New Roman"/>
        </w:rPr>
      </w:pPr>
      <w:r>
        <w:rPr>
          <w:rFonts w:ascii="Calibri" w:eastAsia="SimSun" w:hAnsi="Calibri" w:cs="Times New Roman"/>
        </w:rPr>
        <w:t>For example, assume that a peptide is identified with a sequence of MELAYM and is reported to have an</w:t>
      </w:r>
      <w:r w:rsidR="00D50B74" w:rsidRPr="000E3E56">
        <w:rPr>
          <w:rFonts w:ascii="Calibri" w:eastAsia="SimSun" w:hAnsi="Calibri" w:cs="Times New Roman"/>
        </w:rPr>
        <w:t xml:space="preserve"> oxidized methionine - either the 1st or the last. In this case </w:t>
      </w:r>
      <w:r w:rsidR="00D50B74" w:rsidRPr="000115F8">
        <w:rPr>
          <w:rFonts w:ascii="Calibri" w:eastAsia="SimSun" w:hAnsi="Calibri" w:cs="Times New Roman"/>
          <w:i/>
        </w:rPr>
        <w:t>PRIDE Converter 2</w:t>
      </w:r>
      <w:r w:rsidR="00D50B74" w:rsidRPr="000E3E56">
        <w:rPr>
          <w:rFonts w:ascii="Calibri" w:eastAsia="SimSun" w:hAnsi="Calibri" w:cs="Times New Roman"/>
        </w:rPr>
        <w:t xml:space="preserve"> again will generate two </w:t>
      </w:r>
      <w:proofErr w:type="spellStart"/>
      <w:r w:rsidR="00D50B74" w:rsidRPr="000115F8">
        <w:rPr>
          <w:rFonts w:ascii="Calibri" w:eastAsia="SimSun" w:hAnsi="Calibri" w:cs="Times New Roman"/>
          <w:i/>
        </w:rPr>
        <w:t>PeptideItems</w:t>
      </w:r>
      <w:proofErr w:type="spellEnd"/>
      <w:r w:rsidR="00D50B74" w:rsidRPr="000E3E56">
        <w:rPr>
          <w:rFonts w:ascii="Calibri" w:eastAsia="SimSun" w:hAnsi="Calibri" w:cs="Times New Roman"/>
        </w:rPr>
        <w:t xml:space="preserve"> both referencing the same spectrum in the mzData section of the PRIDE XML file but with a methionine oxidation once on the first and once on the last methionine. </w:t>
      </w:r>
    </w:p>
    <w:p w:rsidR="006A5610" w:rsidRDefault="006A5610" w:rsidP="00D50B74">
      <w:pPr>
        <w:jc w:val="both"/>
        <w:rPr>
          <w:rFonts w:ascii="Calibri" w:eastAsia="SimSun" w:hAnsi="Calibri" w:cs="Times New Roman"/>
        </w:rPr>
      </w:pPr>
    </w:p>
    <w:p w:rsidR="006A5610" w:rsidRDefault="006A5610" w:rsidP="006A561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textAlignment w:val="top"/>
        <w:rPr>
          <w:rFonts w:ascii="Lucida Console" w:eastAsia="Times New Roman" w:hAnsi="Lucida Console" w:cs="Arial"/>
          <w:color w:val="000000"/>
          <w:sz w:val="16"/>
          <w:szCs w:val="16"/>
        </w:rPr>
      </w:pPr>
      <w:proofErr w:type="gramStart"/>
      <w:r w:rsidRPr="00D865A4">
        <w:rPr>
          <w:rFonts w:ascii="Lucida Console" w:eastAsia="Times New Roman" w:hAnsi="Lucida Console" w:cs="Arial"/>
          <w:color w:val="666600"/>
          <w:sz w:val="16"/>
          <w:szCs w:val="16"/>
        </w:rPr>
        <w:t>&lt;?</w:t>
      </w:r>
      <w:r w:rsidRPr="00D865A4">
        <w:rPr>
          <w:rFonts w:ascii="Lucida Console" w:eastAsia="Times New Roman" w:hAnsi="Lucida Console" w:cs="Arial"/>
          <w:color w:val="000000"/>
          <w:sz w:val="16"/>
          <w:szCs w:val="16"/>
        </w:rPr>
        <w:t>xml</w:t>
      </w:r>
      <w:proofErr w:type="gramEnd"/>
      <w:r w:rsidRPr="00D865A4">
        <w:rPr>
          <w:rFonts w:ascii="Lucida Console" w:eastAsia="Times New Roman" w:hAnsi="Lucida Console" w:cs="Arial"/>
          <w:color w:val="000000"/>
          <w:sz w:val="16"/>
          <w:szCs w:val="16"/>
        </w:rPr>
        <w:t xml:space="preserve"> version</w:t>
      </w:r>
      <w:r w:rsidRPr="00D865A4">
        <w:rPr>
          <w:rFonts w:ascii="Lucida Console" w:eastAsia="Times New Roman" w:hAnsi="Lucida Console" w:cs="Arial"/>
          <w:color w:val="666600"/>
          <w:sz w:val="16"/>
          <w:szCs w:val="16"/>
        </w:rPr>
        <w:t>=</w:t>
      </w:r>
      <w:r w:rsidRPr="00D865A4">
        <w:rPr>
          <w:rFonts w:ascii="Lucida Console" w:eastAsia="Times New Roman" w:hAnsi="Lucida Console" w:cs="Arial"/>
          <w:color w:val="008800"/>
          <w:sz w:val="16"/>
          <w:szCs w:val="16"/>
        </w:rPr>
        <w:t>"1.0"</w:t>
      </w:r>
      <w:r w:rsidRPr="00D865A4">
        <w:rPr>
          <w:rFonts w:ascii="Lucida Console" w:eastAsia="Times New Roman" w:hAnsi="Lucida Console" w:cs="Arial"/>
          <w:color w:val="000000"/>
          <w:sz w:val="16"/>
          <w:szCs w:val="16"/>
        </w:rPr>
        <w:t xml:space="preserve"> encoding</w:t>
      </w:r>
      <w:r w:rsidRPr="00D865A4">
        <w:rPr>
          <w:rFonts w:ascii="Lucida Console" w:eastAsia="Times New Roman" w:hAnsi="Lucida Console" w:cs="Arial"/>
          <w:color w:val="666600"/>
          <w:sz w:val="16"/>
          <w:szCs w:val="16"/>
        </w:rPr>
        <w:t>=</w:t>
      </w:r>
      <w:r w:rsidRPr="00D865A4">
        <w:rPr>
          <w:rFonts w:ascii="Lucida Console" w:eastAsia="Times New Roman" w:hAnsi="Lucida Console" w:cs="Arial"/>
          <w:color w:val="008800"/>
          <w:sz w:val="16"/>
          <w:szCs w:val="16"/>
        </w:rPr>
        <w:t>"UTF-8"</w:t>
      </w:r>
      <w:r w:rsidRPr="00D865A4">
        <w:rPr>
          <w:rFonts w:ascii="Lucida Console" w:eastAsia="Times New Roman" w:hAnsi="Lucida Console" w:cs="Arial"/>
          <w:color w:val="000000"/>
          <w:sz w:val="16"/>
          <w:szCs w:val="16"/>
        </w:rPr>
        <w:t xml:space="preserve"> standalone</w:t>
      </w:r>
      <w:r w:rsidRPr="00D865A4">
        <w:rPr>
          <w:rFonts w:ascii="Lucida Console" w:eastAsia="Times New Roman" w:hAnsi="Lucida Console" w:cs="Arial"/>
          <w:color w:val="666600"/>
          <w:sz w:val="16"/>
          <w:szCs w:val="16"/>
        </w:rPr>
        <w:t>=</w:t>
      </w:r>
      <w:r w:rsidRPr="00D865A4">
        <w:rPr>
          <w:rFonts w:ascii="Lucida Console" w:eastAsia="Times New Roman" w:hAnsi="Lucida Console" w:cs="Arial"/>
          <w:color w:val="008800"/>
          <w:sz w:val="16"/>
          <w:szCs w:val="16"/>
        </w:rPr>
        <w:t>"yes"</w:t>
      </w:r>
      <w:r w:rsidRPr="00D865A4">
        <w:rPr>
          <w:rFonts w:ascii="Lucida Console" w:eastAsia="Times New Roman" w:hAnsi="Lucida Console" w:cs="Arial"/>
          <w:color w:val="666600"/>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00"/>
          <w:sz w:val="16"/>
          <w:szCs w:val="16"/>
        </w:rPr>
        <w:br/>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GelFreeIdentification</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88"/>
          <w:sz w:val="16"/>
          <w:szCs w:val="16"/>
        </w:rPr>
        <w:t>&lt;Accession&gt;</w:t>
      </w:r>
      <w:r w:rsidRPr="00D865A4">
        <w:rPr>
          <w:rFonts w:ascii="Lucida Console" w:eastAsia="Times New Roman" w:hAnsi="Lucida Console" w:cs="Arial"/>
          <w:color w:val="000000"/>
          <w:sz w:val="16"/>
          <w:szCs w:val="16"/>
        </w:rPr>
        <w:t>P12345</w:t>
      </w:r>
      <w:r w:rsidRPr="00D865A4">
        <w:rPr>
          <w:rFonts w:ascii="Lucida Console" w:eastAsia="Times New Roman" w:hAnsi="Lucida Console" w:cs="Arial"/>
          <w:color w:val="000088"/>
          <w:sz w:val="16"/>
          <w:szCs w:val="16"/>
        </w:rPr>
        <w:t>&lt;/Accession&gt;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 </w:t>
      </w:r>
      <w:r w:rsidRPr="00D865A4">
        <w:rPr>
          <w:rFonts w:ascii="Lucida Console" w:eastAsia="Times New Roman" w:hAnsi="Lucida Console" w:cs="Arial"/>
          <w:color w:val="000000"/>
          <w:sz w:val="16"/>
          <w:szCs w:val="16"/>
        </w:rPr>
        <w:br/>
        <w:t>   </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PeptideItem</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xml:space="preserve">      </w:t>
      </w:r>
      <w:r w:rsidRPr="00D865A4">
        <w:rPr>
          <w:rFonts w:ascii="Lucida Console" w:eastAsia="Times New Roman" w:hAnsi="Lucida Console" w:cs="Arial"/>
          <w:color w:val="000088"/>
          <w:sz w:val="16"/>
          <w:szCs w:val="16"/>
        </w:rPr>
        <w:t>&lt;</w:t>
      </w:r>
      <w:r w:rsidRPr="006A5610">
        <w:rPr>
          <w:rStyle w:val="MonotypeXMLChar"/>
          <w:rFonts w:eastAsiaTheme="minorEastAsia"/>
        </w:rPr>
        <w:t>Sequence</w:t>
      </w:r>
      <w:r w:rsidRPr="00D865A4">
        <w:rPr>
          <w:rFonts w:ascii="Lucida Console" w:eastAsia="Times New Roman" w:hAnsi="Lucida Console" w:cs="Arial"/>
          <w:color w:val="000088"/>
          <w:sz w:val="16"/>
          <w:szCs w:val="16"/>
        </w:rPr>
        <w:t>&gt;</w:t>
      </w:r>
      <w:r>
        <w:rPr>
          <w:rFonts w:ascii="Lucida Console" w:eastAsia="Times New Roman" w:hAnsi="Lucida Console" w:cs="Arial"/>
          <w:color w:val="000000"/>
          <w:sz w:val="16"/>
          <w:szCs w:val="16"/>
        </w:rPr>
        <w:t>MELAYM</w:t>
      </w:r>
      <w:r w:rsidRPr="00D865A4">
        <w:rPr>
          <w:rFonts w:ascii="Lucida Console" w:eastAsia="Times New Roman" w:hAnsi="Lucida Console" w:cs="Arial"/>
          <w:color w:val="000088"/>
          <w:sz w:val="16"/>
          <w:szCs w:val="16"/>
        </w:rPr>
        <w:t>&lt;/Sequence&gt;</w:t>
      </w: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t xml:space="preserve">      </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SpectrumReference</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10</w:t>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SpectrumReference</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p>
    <w:p w:rsidR="006A5610" w:rsidRPr="006A5610" w:rsidRDefault="006A5610" w:rsidP="006A5610">
      <w:pPr>
        <w:pStyle w:val="MonotypeXML"/>
      </w:pPr>
      <w:r w:rsidRPr="00D865A4">
        <w:rPr>
          <w:color w:val="000000"/>
        </w:rPr>
        <w:t xml:space="preserve">      </w:t>
      </w:r>
      <w:r w:rsidRPr="006A5610">
        <w:t>&lt;</w:t>
      </w:r>
      <w:proofErr w:type="spellStart"/>
      <w:r w:rsidRPr="006A5610">
        <w:t>ModificationItem</w:t>
      </w:r>
      <w:proofErr w:type="spellEnd"/>
      <w:r w:rsidRPr="006A5610">
        <w:t>&gt;</w:t>
      </w:r>
    </w:p>
    <w:p w:rsidR="006A5610" w:rsidRPr="006A5610" w:rsidRDefault="006A5610" w:rsidP="006A5610">
      <w:pPr>
        <w:pStyle w:val="MonotypeXML"/>
      </w:pPr>
      <w:r w:rsidRPr="00D865A4">
        <w:rPr>
          <w:color w:val="000000"/>
        </w:rPr>
        <w:t xml:space="preserve">      </w:t>
      </w:r>
      <w:r w:rsidRPr="006A5610">
        <w:t xml:space="preserve">  &lt;</w:t>
      </w:r>
      <w:proofErr w:type="spellStart"/>
      <w:r w:rsidRPr="006A5610">
        <w:t>ModLocation</w:t>
      </w:r>
      <w:proofErr w:type="spellEnd"/>
      <w:r w:rsidRPr="006A5610">
        <w:t>&gt;</w:t>
      </w:r>
      <w:r w:rsidR="00EA0A74">
        <w:rPr>
          <w:color w:val="auto"/>
        </w:rPr>
        <w:t>1</w:t>
      </w:r>
      <w:r w:rsidRPr="006A5610">
        <w:t>&lt;/</w:t>
      </w:r>
      <w:proofErr w:type="spellStart"/>
      <w:r w:rsidRPr="006A5610">
        <w:t>ModLocation</w:t>
      </w:r>
      <w:proofErr w:type="spellEnd"/>
      <w:r w:rsidRPr="006A5610">
        <w:t>&gt;</w:t>
      </w:r>
    </w:p>
    <w:p w:rsidR="006A5610" w:rsidRPr="006A5610" w:rsidRDefault="006A5610" w:rsidP="006A5610">
      <w:pPr>
        <w:pStyle w:val="MonotypeXML"/>
      </w:pPr>
      <w:r w:rsidRPr="00D865A4">
        <w:rPr>
          <w:color w:val="000000"/>
        </w:rPr>
        <w:t xml:space="preserve">      </w:t>
      </w:r>
      <w:r w:rsidRPr="006A5610">
        <w:t xml:space="preserve">  &lt;</w:t>
      </w:r>
      <w:proofErr w:type="spellStart"/>
      <w:r w:rsidRPr="006A5610">
        <w:t>ModAccession</w:t>
      </w:r>
      <w:proofErr w:type="spellEnd"/>
      <w:r w:rsidRPr="006A5610">
        <w:t>&gt;</w:t>
      </w:r>
      <w:r w:rsidR="00F46ED3" w:rsidRPr="00F46ED3">
        <w:rPr>
          <w:color w:val="auto"/>
        </w:rPr>
        <w:t>MOD:00425</w:t>
      </w:r>
      <w:r w:rsidRPr="006A5610">
        <w:t>&lt;/</w:t>
      </w:r>
      <w:proofErr w:type="spellStart"/>
      <w:r w:rsidRPr="006A5610">
        <w:t>ModAccession</w:t>
      </w:r>
      <w:proofErr w:type="spellEnd"/>
      <w:r w:rsidRPr="006A5610">
        <w:t>&gt;</w:t>
      </w:r>
    </w:p>
    <w:p w:rsidR="006A5610" w:rsidRDefault="006A5610" w:rsidP="006A5610">
      <w:pPr>
        <w:pStyle w:val="MonotypeXML"/>
      </w:pPr>
      <w:r w:rsidRPr="00D865A4">
        <w:rPr>
          <w:color w:val="000000"/>
        </w:rPr>
        <w:t xml:space="preserve">      </w:t>
      </w:r>
      <w:r w:rsidRPr="006A5610">
        <w:t xml:space="preserve">  &lt;</w:t>
      </w:r>
      <w:proofErr w:type="spellStart"/>
      <w:r w:rsidRPr="006A5610">
        <w:t>ModDatabase</w:t>
      </w:r>
      <w:proofErr w:type="spellEnd"/>
      <w:r w:rsidRPr="006A5610">
        <w:t>&gt;</w:t>
      </w:r>
      <w:r w:rsidR="00F46ED3" w:rsidRPr="00F46ED3">
        <w:rPr>
          <w:color w:val="auto"/>
        </w:rPr>
        <w:t>MOD</w:t>
      </w:r>
      <w:r w:rsidRPr="006A5610">
        <w:t>&lt;/</w:t>
      </w:r>
      <w:proofErr w:type="spellStart"/>
      <w:r w:rsidRPr="006A5610">
        <w:t>ModDatabase</w:t>
      </w:r>
      <w:proofErr w:type="spellEnd"/>
      <w:r w:rsidRPr="006A5610">
        <w:t>&gt;</w:t>
      </w:r>
    </w:p>
    <w:p w:rsidR="00F46ED3" w:rsidRPr="006A5610" w:rsidRDefault="00F46ED3" w:rsidP="006A5610">
      <w:pPr>
        <w:pStyle w:val="MonotypeXML"/>
      </w:pPr>
      <w:r>
        <w:t xml:space="preserve">        ...</w:t>
      </w:r>
    </w:p>
    <w:p w:rsidR="006A5610" w:rsidRDefault="006A5610" w:rsidP="006A5610">
      <w:pPr>
        <w:pStyle w:val="MonotypeXML"/>
      </w:pPr>
      <w:r w:rsidRPr="00D865A4">
        <w:rPr>
          <w:color w:val="000000"/>
        </w:rPr>
        <w:t xml:space="preserve">      </w:t>
      </w:r>
      <w:r w:rsidRPr="006A5610">
        <w:t>&lt;/</w:t>
      </w:r>
      <w:proofErr w:type="spellStart"/>
      <w:r w:rsidRPr="006A5610">
        <w:t>ModificationItem</w:t>
      </w:r>
      <w:proofErr w:type="spellEnd"/>
      <w:r w:rsidRPr="006A5610">
        <w:t>&gt;</w:t>
      </w:r>
      <w:r w:rsidRPr="00D865A4">
        <w:br/>
        <w:t>      ...</w:t>
      </w:r>
    </w:p>
    <w:p w:rsidR="00F46ED3" w:rsidRPr="006A5610" w:rsidRDefault="006A5610" w:rsidP="00F46ED3">
      <w:pPr>
        <w:pStyle w:val="MonotypeXML"/>
      </w:pPr>
      <w:r w:rsidRPr="00D865A4">
        <w:rPr>
          <w:color w:val="000000"/>
        </w:rPr>
        <w:t>   </w:t>
      </w:r>
      <w:r w:rsidRPr="00D865A4">
        <w:t>&lt;</w:t>
      </w:r>
      <w:proofErr w:type="spellStart"/>
      <w:r w:rsidRPr="00D865A4">
        <w:t>PeptideItem</w:t>
      </w:r>
      <w:proofErr w:type="spellEnd"/>
      <w:r w:rsidRPr="00D865A4">
        <w:t>&gt;</w:t>
      </w:r>
      <w:r w:rsidRPr="00D865A4">
        <w:rPr>
          <w:color w:val="000000"/>
        </w:rPr>
        <w:t> </w:t>
      </w:r>
      <w:r w:rsidRPr="00D865A4">
        <w:rPr>
          <w:color w:val="000000"/>
        </w:rPr>
        <w:br/>
        <w:t xml:space="preserve">      </w:t>
      </w:r>
      <w:r w:rsidRPr="00D865A4">
        <w:t>&lt;Sequence&gt;</w:t>
      </w:r>
      <w:r>
        <w:rPr>
          <w:color w:val="000000"/>
        </w:rPr>
        <w:t>MELAYM</w:t>
      </w:r>
      <w:r w:rsidRPr="00D865A4">
        <w:t>&lt;/Sequence&gt;</w:t>
      </w:r>
      <w:r w:rsidRPr="00D865A4">
        <w:rPr>
          <w:color w:val="000000"/>
        </w:rPr>
        <w:t> </w:t>
      </w:r>
      <w:r w:rsidRPr="00D865A4">
        <w:rPr>
          <w:color w:val="000000"/>
        </w:rPr>
        <w:br/>
        <w:t xml:space="preserve">      </w:t>
      </w:r>
      <w:r w:rsidRPr="00D865A4">
        <w:t>&lt;</w:t>
      </w:r>
      <w:proofErr w:type="spellStart"/>
      <w:r w:rsidRPr="00D865A4">
        <w:t>SpectrumReference</w:t>
      </w:r>
      <w:proofErr w:type="spellEnd"/>
      <w:r w:rsidRPr="00D865A4">
        <w:t>&gt;</w:t>
      </w:r>
      <w:r w:rsidRPr="00D865A4">
        <w:rPr>
          <w:color w:val="000000"/>
        </w:rPr>
        <w:t>10</w:t>
      </w:r>
      <w:r w:rsidRPr="00D865A4">
        <w:t>&lt;/</w:t>
      </w:r>
      <w:proofErr w:type="spellStart"/>
      <w:r w:rsidRPr="00D865A4">
        <w:t>SpectrumReference</w:t>
      </w:r>
      <w:proofErr w:type="spellEnd"/>
      <w:r w:rsidRPr="00D865A4">
        <w:t>&gt;</w:t>
      </w:r>
      <w:r w:rsidRPr="00D865A4">
        <w:rPr>
          <w:color w:val="000000"/>
        </w:rPr>
        <w:t> </w:t>
      </w:r>
      <w:r w:rsidRPr="00D865A4">
        <w:rPr>
          <w:color w:val="000000"/>
        </w:rPr>
        <w:br/>
      </w:r>
      <w:r w:rsidR="00F46ED3" w:rsidRPr="00D865A4">
        <w:rPr>
          <w:color w:val="000000"/>
        </w:rPr>
        <w:t xml:space="preserve">      </w:t>
      </w:r>
      <w:r w:rsidR="00F46ED3" w:rsidRPr="006A5610">
        <w:t>&lt;</w:t>
      </w:r>
      <w:proofErr w:type="spellStart"/>
      <w:r w:rsidR="00F46ED3" w:rsidRPr="006A5610">
        <w:t>ModificationItem</w:t>
      </w:r>
      <w:proofErr w:type="spellEnd"/>
      <w:r w:rsidR="00F46ED3" w:rsidRPr="006A5610">
        <w:t>&gt;</w:t>
      </w:r>
    </w:p>
    <w:p w:rsidR="00F46ED3" w:rsidRPr="006A5610" w:rsidRDefault="00F46ED3" w:rsidP="00F46ED3">
      <w:pPr>
        <w:pStyle w:val="MonotypeXML"/>
      </w:pPr>
      <w:r w:rsidRPr="00D865A4">
        <w:rPr>
          <w:color w:val="000000"/>
        </w:rPr>
        <w:t xml:space="preserve">      </w:t>
      </w:r>
      <w:r w:rsidRPr="006A5610">
        <w:t xml:space="preserve">  &lt;</w:t>
      </w:r>
      <w:proofErr w:type="spellStart"/>
      <w:r w:rsidRPr="006A5610">
        <w:t>ModLocation</w:t>
      </w:r>
      <w:proofErr w:type="spellEnd"/>
      <w:r w:rsidRPr="006A5610">
        <w:t>&gt;</w:t>
      </w:r>
      <w:r>
        <w:rPr>
          <w:color w:val="auto"/>
        </w:rPr>
        <w:t>5</w:t>
      </w:r>
      <w:r w:rsidRPr="006A5610">
        <w:t>&lt;/</w:t>
      </w:r>
      <w:proofErr w:type="spellStart"/>
      <w:r w:rsidRPr="006A5610">
        <w:t>ModLocation</w:t>
      </w:r>
      <w:proofErr w:type="spellEnd"/>
      <w:r w:rsidRPr="006A5610">
        <w:t>&gt;</w:t>
      </w:r>
    </w:p>
    <w:p w:rsidR="00F46ED3" w:rsidRPr="006A5610" w:rsidRDefault="00F46ED3" w:rsidP="00F46ED3">
      <w:pPr>
        <w:pStyle w:val="MonotypeXML"/>
      </w:pPr>
      <w:r w:rsidRPr="00D865A4">
        <w:rPr>
          <w:color w:val="000000"/>
        </w:rPr>
        <w:t xml:space="preserve">      </w:t>
      </w:r>
      <w:r w:rsidRPr="006A5610">
        <w:t xml:space="preserve">  &lt;</w:t>
      </w:r>
      <w:proofErr w:type="spellStart"/>
      <w:r w:rsidRPr="006A5610">
        <w:t>ModAccession</w:t>
      </w:r>
      <w:proofErr w:type="spellEnd"/>
      <w:r w:rsidRPr="006A5610">
        <w:t>&gt;</w:t>
      </w:r>
      <w:r w:rsidRPr="00F46ED3">
        <w:rPr>
          <w:color w:val="auto"/>
        </w:rPr>
        <w:t>MOD:00425</w:t>
      </w:r>
      <w:r w:rsidRPr="006A5610">
        <w:t>&lt;/</w:t>
      </w:r>
      <w:proofErr w:type="spellStart"/>
      <w:r w:rsidRPr="006A5610">
        <w:t>ModAccession</w:t>
      </w:r>
      <w:proofErr w:type="spellEnd"/>
      <w:r w:rsidRPr="006A5610">
        <w:t>&gt;</w:t>
      </w:r>
    </w:p>
    <w:p w:rsidR="00F46ED3" w:rsidRDefault="00F46ED3" w:rsidP="00F46ED3">
      <w:pPr>
        <w:pStyle w:val="MonotypeXML"/>
      </w:pPr>
      <w:r w:rsidRPr="00D865A4">
        <w:rPr>
          <w:color w:val="000000"/>
        </w:rPr>
        <w:t xml:space="preserve">      </w:t>
      </w:r>
      <w:r w:rsidRPr="006A5610">
        <w:t xml:space="preserve">  &lt;</w:t>
      </w:r>
      <w:proofErr w:type="spellStart"/>
      <w:r w:rsidRPr="006A5610">
        <w:t>ModDatabase</w:t>
      </w:r>
      <w:proofErr w:type="spellEnd"/>
      <w:r w:rsidRPr="006A5610">
        <w:t>&gt;</w:t>
      </w:r>
      <w:r w:rsidRPr="00F46ED3">
        <w:rPr>
          <w:color w:val="auto"/>
        </w:rPr>
        <w:t>MOD</w:t>
      </w:r>
      <w:r w:rsidRPr="006A5610">
        <w:t>&lt;/</w:t>
      </w:r>
      <w:proofErr w:type="spellStart"/>
      <w:r w:rsidRPr="006A5610">
        <w:t>ModDatabase</w:t>
      </w:r>
      <w:proofErr w:type="spellEnd"/>
      <w:r w:rsidRPr="006A5610">
        <w:t>&gt;</w:t>
      </w:r>
    </w:p>
    <w:p w:rsidR="00F46ED3" w:rsidRPr="006A5610" w:rsidRDefault="00F46ED3" w:rsidP="00F46ED3">
      <w:pPr>
        <w:pStyle w:val="MonotypeXML"/>
      </w:pPr>
      <w:r>
        <w:t xml:space="preserve">        ...</w:t>
      </w:r>
    </w:p>
    <w:p w:rsidR="006A5610" w:rsidRPr="00D865A4" w:rsidRDefault="006A5610" w:rsidP="006A561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textAlignment w:val="top"/>
        <w:rPr>
          <w:rFonts w:ascii="Lucida Console" w:eastAsia="Times New Roman" w:hAnsi="Lucida Console" w:cs="Arial"/>
          <w:sz w:val="16"/>
          <w:szCs w:val="16"/>
        </w:rPr>
      </w:pPr>
      <w:r w:rsidRPr="00D865A4">
        <w:rPr>
          <w:rFonts w:ascii="Lucida Console" w:eastAsia="Times New Roman" w:hAnsi="Lucida Console" w:cs="Arial"/>
          <w:color w:val="000000"/>
          <w:sz w:val="16"/>
          <w:szCs w:val="16"/>
        </w:rPr>
        <w:t> </w:t>
      </w:r>
      <w:r w:rsidRPr="00D865A4">
        <w:rPr>
          <w:rFonts w:ascii="Lucida Console" w:eastAsia="Times New Roman" w:hAnsi="Lucida Console" w:cs="Arial"/>
          <w:color w:val="000000"/>
          <w:sz w:val="16"/>
          <w:szCs w:val="16"/>
        </w:rPr>
        <w:br/>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GelFreeIdentification</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p>
    <w:p w:rsidR="006A5610" w:rsidRDefault="006A5610" w:rsidP="00D50B74">
      <w:pPr>
        <w:jc w:val="both"/>
        <w:rPr>
          <w:rFonts w:ascii="Calibri" w:eastAsia="SimSun" w:hAnsi="Calibri" w:cs="Times New Roman"/>
        </w:rPr>
      </w:pPr>
    </w:p>
    <w:p w:rsidR="00253ABA" w:rsidRPr="000E3E56" w:rsidRDefault="00253ABA" w:rsidP="00253ABA">
      <w:pPr>
        <w:ind w:firstLine="0"/>
        <w:jc w:val="both"/>
        <w:rPr>
          <w:rFonts w:ascii="Calibri" w:eastAsia="SimSun" w:hAnsi="Calibri" w:cs="Times New Roman"/>
        </w:rPr>
      </w:pPr>
      <w:r>
        <w:rPr>
          <w:rFonts w:ascii="Calibri" w:eastAsia="SimSun" w:hAnsi="Calibri" w:cs="Times New Roman"/>
        </w:rPr>
        <w:t>-</w:t>
      </w:r>
      <w:r w:rsidRPr="000E3E56">
        <w:rPr>
          <w:rFonts w:ascii="Calibri" w:eastAsia="SimSun" w:hAnsi="Calibri" w:cs="Times New Roman"/>
        </w:rPr>
        <w:t xml:space="preserve"> </w:t>
      </w:r>
      <w:r>
        <w:rPr>
          <w:rFonts w:ascii="Calibri" w:eastAsia="SimSun" w:hAnsi="Calibri" w:cs="Times New Roman"/>
        </w:rPr>
        <w:t xml:space="preserve">Add the reliability of the modification position </w:t>
      </w:r>
      <w:r w:rsidR="00C34361">
        <w:rPr>
          <w:rFonts w:ascii="Calibri" w:eastAsia="SimSun" w:hAnsi="Calibri" w:cs="Times New Roman"/>
        </w:rPr>
        <w:t>using</w:t>
      </w:r>
      <w:r>
        <w:rPr>
          <w:rFonts w:ascii="Calibri" w:eastAsia="SimSun" w:hAnsi="Calibri" w:cs="Times New Roman"/>
        </w:rPr>
        <w:t xml:space="preserve"> </w:t>
      </w:r>
      <w:r w:rsidR="00C34361">
        <w:rPr>
          <w:rFonts w:ascii="Calibri" w:eastAsia="SimSun" w:hAnsi="Calibri" w:cs="Times New Roman"/>
        </w:rPr>
        <w:t xml:space="preserve">additional </w:t>
      </w:r>
      <w:r>
        <w:rPr>
          <w:rFonts w:ascii="Calibri" w:eastAsia="SimSun" w:hAnsi="Calibri" w:cs="Times New Roman"/>
        </w:rPr>
        <w:t xml:space="preserve">CV </w:t>
      </w:r>
      <w:proofErr w:type="spellStart"/>
      <w:r>
        <w:rPr>
          <w:rFonts w:ascii="Calibri" w:eastAsia="SimSun" w:hAnsi="Calibri" w:cs="Times New Roman"/>
        </w:rPr>
        <w:t>params</w:t>
      </w:r>
      <w:proofErr w:type="spellEnd"/>
      <w:r w:rsidR="00C34361">
        <w:rPr>
          <w:rFonts w:ascii="Calibri" w:eastAsia="SimSun" w:hAnsi="Calibri" w:cs="Times New Roman"/>
        </w:rPr>
        <w:t>, provided that this information is made available by the DAO</w:t>
      </w:r>
      <w:r>
        <w:rPr>
          <w:rFonts w:ascii="Calibri" w:eastAsia="SimSun" w:hAnsi="Calibri" w:cs="Times New Roman"/>
        </w:rPr>
        <w:t>.</w:t>
      </w:r>
      <w:r w:rsidRPr="000E3E56">
        <w:rPr>
          <w:rFonts w:ascii="Calibri" w:eastAsia="SimSun" w:hAnsi="Calibri" w:cs="Times New Roman"/>
        </w:rPr>
        <w:t xml:space="preserve"> </w:t>
      </w:r>
    </w:p>
    <w:p w:rsidR="00253ABA" w:rsidRDefault="00253ABA" w:rsidP="00C34361">
      <w:pPr>
        <w:ind w:firstLine="0"/>
        <w:jc w:val="both"/>
        <w:rPr>
          <w:rFonts w:ascii="Calibri" w:eastAsia="SimSun" w:hAnsi="Calibri" w:cs="Times New Roman"/>
        </w:rPr>
      </w:pPr>
    </w:p>
    <w:p w:rsidR="00C34361" w:rsidRDefault="00C34361" w:rsidP="00C34361">
      <w:pPr>
        <w:ind w:firstLine="0"/>
        <w:jc w:val="both"/>
        <w:rPr>
          <w:rFonts w:ascii="Calibri" w:eastAsia="SimSun" w:hAnsi="Calibri" w:cs="Times New Roman"/>
        </w:rPr>
      </w:pPr>
      <w:r>
        <w:rPr>
          <w:rFonts w:ascii="Calibri" w:eastAsia="SimSun" w:hAnsi="Calibri" w:cs="Times New Roman"/>
        </w:rPr>
        <w:t xml:space="preserve">For example, the following snippet was generated using the </w:t>
      </w:r>
      <w:proofErr w:type="spellStart"/>
      <w:r>
        <w:rPr>
          <w:rFonts w:ascii="Calibri" w:eastAsia="SimSun" w:hAnsi="Calibri" w:cs="Times New Roman"/>
        </w:rPr>
        <w:t>ProteomeDiscoverer</w:t>
      </w:r>
      <w:proofErr w:type="spellEnd"/>
      <w:r>
        <w:rPr>
          <w:rFonts w:ascii="Calibri" w:eastAsia="SimSun" w:hAnsi="Calibri" w:cs="Times New Roman"/>
        </w:rPr>
        <w:t xml:space="preserve"> DAO:</w:t>
      </w:r>
    </w:p>
    <w:p w:rsidR="00C34361" w:rsidRDefault="00C34361" w:rsidP="00C34361">
      <w:pPr>
        <w:ind w:firstLine="0"/>
        <w:jc w:val="both"/>
        <w:rPr>
          <w:rFonts w:ascii="Calibri" w:eastAsia="SimSun" w:hAnsi="Calibri" w:cs="Times New Roman"/>
        </w:rPr>
      </w:pPr>
    </w:p>
    <w:p w:rsidR="00C34361" w:rsidRPr="00C34361" w:rsidRDefault="00C34361" w:rsidP="00C34361">
      <w:pPr>
        <w:pStyle w:val="MonotypeXML"/>
        <w:rPr>
          <w:rFonts w:eastAsia="SimSun"/>
        </w:rPr>
      </w:pPr>
      <w:proofErr w:type="gramStart"/>
      <w:r w:rsidRPr="00D865A4">
        <w:rPr>
          <w:color w:val="666600"/>
        </w:rPr>
        <w:t>&lt;?</w:t>
      </w:r>
      <w:r w:rsidRPr="00D865A4">
        <w:rPr>
          <w:color w:val="000000"/>
        </w:rPr>
        <w:t>xml</w:t>
      </w:r>
      <w:proofErr w:type="gramEnd"/>
      <w:r w:rsidRPr="00D865A4">
        <w:rPr>
          <w:color w:val="000000"/>
        </w:rPr>
        <w:t xml:space="preserve"> version</w:t>
      </w:r>
      <w:r w:rsidRPr="00D865A4">
        <w:rPr>
          <w:color w:val="666600"/>
        </w:rPr>
        <w:t>=</w:t>
      </w:r>
      <w:r w:rsidRPr="00D865A4">
        <w:rPr>
          <w:color w:val="008800"/>
        </w:rPr>
        <w:t>"1.0"</w:t>
      </w:r>
      <w:r w:rsidRPr="00D865A4">
        <w:rPr>
          <w:color w:val="000000"/>
        </w:rPr>
        <w:t xml:space="preserve"> encoding</w:t>
      </w:r>
      <w:r w:rsidRPr="00D865A4">
        <w:rPr>
          <w:color w:val="666600"/>
        </w:rPr>
        <w:t>=</w:t>
      </w:r>
      <w:r w:rsidRPr="00D865A4">
        <w:rPr>
          <w:color w:val="008800"/>
        </w:rPr>
        <w:t>"UTF-8"</w:t>
      </w:r>
      <w:r w:rsidRPr="00D865A4">
        <w:rPr>
          <w:color w:val="000000"/>
        </w:rPr>
        <w:t xml:space="preserve"> standalone</w:t>
      </w:r>
      <w:r w:rsidRPr="00D865A4">
        <w:rPr>
          <w:color w:val="666600"/>
        </w:rPr>
        <w:t>=</w:t>
      </w:r>
      <w:r w:rsidRPr="00D865A4">
        <w:rPr>
          <w:color w:val="008800"/>
        </w:rPr>
        <w:t>"yes"</w:t>
      </w:r>
      <w:r w:rsidRPr="00D865A4">
        <w:rPr>
          <w:color w:val="666600"/>
        </w:rPr>
        <w:t>?&gt;</w:t>
      </w:r>
      <w:r w:rsidRPr="00D865A4">
        <w:rPr>
          <w:color w:val="000000"/>
        </w:rPr>
        <w:t> </w:t>
      </w:r>
      <w:r w:rsidRPr="00D865A4">
        <w:rPr>
          <w:color w:val="000000"/>
        </w:rPr>
        <w:br/>
        <w:t>... </w:t>
      </w:r>
      <w:r w:rsidRPr="00D865A4">
        <w:rPr>
          <w:color w:val="000000"/>
        </w:rPr>
        <w:br/>
      </w:r>
      <w:r w:rsidRPr="00D865A4">
        <w:t>&lt;</w:t>
      </w:r>
      <w:proofErr w:type="spellStart"/>
      <w:r w:rsidRPr="00D865A4">
        <w:t>GelFreeIdentification</w:t>
      </w:r>
      <w:proofErr w:type="spellEnd"/>
      <w:r w:rsidRPr="00D865A4">
        <w:t>&gt;</w:t>
      </w:r>
      <w:r w:rsidRPr="00D865A4">
        <w:rPr>
          <w:color w:val="000000"/>
        </w:rPr>
        <w:t> </w:t>
      </w:r>
      <w:r w:rsidRPr="00D865A4">
        <w:rPr>
          <w:color w:val="000000"/>
        </w:rPr>
        <w:br/>
        <w:t>   </w:t>
      </w:r>
      <w:r w:rsidRPr="00D865A4">
        <w:t>&lt;Accession&gt;</w:t>
      </w:r>
      <w:r w:rsidRPr="00D865A4">
        <w:rPr>
          <w:color w:val="000000"/>
        </w:rPr>
        <w:t>P12345</w:t>
      </w:r>
      <w:r w:rsidRPr="00D865A4">
        <w:t>&lt;/Accession&gt;</w:t>
      </w:r>
      <w:r w:rsidRPr="00D865A4">
        <w:rPr>
          <w:color w:val="000000"/>
        </w:rPr>
        <w:t> </w:t>
      </w:r>
      <w:r w:rsidRPr="00D865A4">
        <w:rPr>
          <w:color w:val="000000"/>
        </w:rPr>
        <w:br/>
        <w:t>   ... </w:t>
      </w:r>
      <w:r w:rsidRPr="00D865A4">
        <w:rPr>
          <w:color w:val="000000"/>
        </w:rPr>
        <w:br/>
        <w:t>   </w:t>
      </w:r>
      <w:r w:rsidRPr="00D865A4">
        <w:t>&lt;</w:t>
      </w:r>
      <w:proofErr w:type="spellStart"/>
      <w:r w:rsidRPr="00D865A4">
        <w:t>PeptideItem</w:t>
      </w:r>
      <w:proofErr w:type="spellEnd"/>
      <w:r w:rsidRPr="00D865A4">
        <w:t>&gt;</w:t>
      </w:r>
      <w:r w:rsidRPr="00D865A4">
        <w:rPr>
          <w:color w:val="000000"/>
        </w:rPr>
        <w:t> </w:t>
      </w:r>
      <w:r w:rsidRPr="00D865A4">
        <w:rPr>
          <w:color w:val="000000"/>
        </w:rPr>
        <w:br/>
      </w:r>
      <w:r w:rsidRPr="00C34361">
        <w:rPr>
          <w:rFonts w:eastAsia="SimSun"/>
        </w:rPr>
        <w:t xml:space="preserve">        &lt;Sequence&gt;VPQLEIVPNSAEER&lt;/Sequence&gt;</w:t>
      </w:r>
    </w:p>
    <w:p w:rsidR="00C34361" w:rsidRPr="00C34361" w:rsidRDefault="00C34361" w:rsidP="00C34361">
      <w:pPr>
        <w:pStyle w:val="MonotypeXML"/>
        <w:rPr>
          <w:rFonts w:eastAsia="SimSun"/>
        </w:rPr>
      </w:pPr>
      <w:r w:rsidRPr="00C34361">
        <w:rPr>
          <w:rFonts w:eastAsia="SimSun"/>
        </w:rPr>
        <w:t xml:space="preserve">        &lt;Start&gt;106&lt;/Start&gt;</w:t>
      </w:r>
    </w:p>
    <w:p w:rsidR="00C34361" w:rsidRPr="00C34361" w:rsidRDefault="00C34361" w:rsidP="00C34361">
      <w:pPr>
        <w:pStyle w:val="MonotypeXML"/>
        <w:rPr>
          <w:rFonts w:eastAsia="SimSun"/>
        </w:rPr>
      </w:pPr>
      <w:r w:rsidRPr="00C34361">
        <w:rPr>
          <w:rFonts w:eastAsia="SimSun"/>
        </w:rPr>
        <w:t xml:space="preserve">        &lt;End&gt;119&lt;/End&gt;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SpectrumReference</w:t>
      </w:r>
      <w:proofErr w:type="spellEnd"/>
      <w:r w:rsidRPr="00C34361">
        <w:rPr>
          <w:rFonts w:eastAsia="SimSun"/>
        </w:rPr>
        <w:t>&gt;1124&lt;/</w:t>
      </w:r>
      <w:proofErr w:type="spellStart"/>
      <w:r w:rsidRPr="00C34361">
        <w:rPr>
          <w:rFonts w:eastAsia="SimSun"/>
        </w:rPr>
        <w:t>SpectrumReference</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ModificationItem</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ModLocation</w:t>
      </w:r>
      <w:proofErr w:type="spellEnd"/>
      <w:r w:rsidRPr="00C34361">
        <w:rPr>
          <w:rFonts w:eastAsia="SimSun"/>
        </w:rPr>
        <w:t>&gt;10&lt;/</w:t>
      </w:r>
      <w:proofErr w:type="spellStart"/>
      <w:r w:rsidRPr="00C34361">
        <w:rPr>
          <w:rFonts w:eastAsia="SimSun"/>
        </w:rPr>
        <w:t>ModLocation</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ModAccession</w:t>
      </w:r>
      <w:proofErr w:type="spellEnd"/>
      <w:r w:rsidRPr="00C34361">
        <w:rPr>
          <w:rFonts w:eastAsia="SimSun"/>
        </w:rPr>
        <w:t>&gt;MOD:00696&lt;/</w:t>
      </w:r>
      <w:proofErr w:type="spellStart"/>
      <w:r w:rsidRPr="00C34361">
        <w:rPr>
          <w:rFonts w:eastAsia="SimSun"/>
        </w:rPr>
        <w:t>ModAccession</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ModDatabase</w:t>
      </w:r>
      <w:proofErr w:type="spellEnd"/>
      <w:r w:rsidRPr="00C34361">
        <w:rPr>
          <w:rFonts w:eastAsia="SimSun"/>
        </w:rPr>
        <w:t>&gt;MOD&lt;/</w:t>
      </w:r>
      <w:proofErr w:type="spellStart"/>
      <w:r w:rsidRPr="00C34361">
        <w:rPr>
          <w:rFonts w:eastAsia="SimSun"/>
        </w:rPr>
        <w:t>ModDatabase</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ModDatabaseVersion</w:t>
      </w:r>
      <w:proofErr w:type="spellEnd"/>
      <w:r w:rsidRPr="00C34361">
        <w:rPr>
          <w:rFonts w:eastAsia="SimSun"/>
        </w:rPr>
        <w:t>&gt;1.010.7&lt;/</w:t>
      </w:r>
      <w:proofErr w:type="spellStart"/>
      <w:r w:rsidRPr="00C34361">
        <w:rPr>
          <w:rFonts w:eastAsia="SimSun"/>
        </w:rPr>
        <w:t>ModDatabaseVersion</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ModMonoDelta</w:t>
      </w:r>
      <w:proofErr w:type="spellEnd"/>
      <w:r w:rsidRPr="00C34361">
        <w:rPr>
          <w:rFonts w:eastAsia="SimSun"/>
        </w:rPr>
        <w:t>&gt;79.966331&lt;/</w:t>
      </w:r>
      <w:proofErr w:type="spellStart"/>
      <w:r w:rsidRPr="00C34361">
        <w:rPr>
          <w:rFonts w:eastAsia="SimSun"/>
        </w:rPr>
        <w:t>ModMonoDelta</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ModAvgDelta</w:t>
      </w:r>
      <w:proofErr w:type="spellEnd"/>
      <w:r w:rsidRPr="00C34361">
        <w:rPr>
          <w:rFonts w:eastAsia="SimSun"/>
        </w:rPr>
        <w:t>&gt;79.9799&lt;/</w:t>
      </w:r>
      <w:proofErr w:type="spellStart"/>
      <w:r w:rsidRPr="00C34361">
        <w:rPr>
          <w:rFonts w:eastAsia="SimSun"/>
        </w:rPr>
        <w:t>ModAvgDelta</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gramStart"/>
      <w:r w:rsidRPr="00C34361">
        <w:rPr>
          <w:rFonts w:eastAsia="SimSun"/>
        </w:rPr>
        <w:t>additional</w:t>
      </w:r>
      <w:proofErr w:type="gram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cvParam</w:t>
      </w:r>
      <w:proofErr w:type="spellEnd"/>
      <w:r w:rsidRPr="00C34361">
        <w:rPr>
          <w:rFonts w:eastAsia="SimSun"/>
        </w:rPr>
        <w:t xml:space="preserve"> </w:t>
      </w:r>
      <w:proofErr w:type="spellStart"/>
      <w:r w:rsidRPr="00C34361">
        <w:rPr>
          <w:rFonts w:eastAsia="SimSun"/>
        </w:rPr>
        <w:t>cvLabel</w:t>
      </w:r>
      <w:proofErr w:type="spellEnd"/>
      <w:r w:rsidRPr="00C34361">
        <w:rPr>
          <w:rFonts w:eastAsia="SimSun"/>
        </w:rPr>
        <w:t>="MOD" accession="MOD</w:t>
      </w:r>
      <w:proofErr w:type="gramStart"/>
      <w:r w:rsidRPr="00C34361">
        <w:rPr>
          <w:rFonts w:eastAsia="SimSun"/>
        </w:rPr>
        <w:t>:00696</w:t>
      </w:r>
      <w:proofErr w:type="gramEnd"/>
      <w:r w:rsidRPr="00C34361">
        <w:rPr>
          <w:rFonts w:eastAsia="SimSun"/>
        </w:rPr>
        <w:t>" name="phosphorylated residue"/&gt;</w:t>
      </w:r>
    </w:p>
    <w:p w:rsidR="00C34361" w:rsidRDefault="00C34361" w:rsidP="00C34361">
      <w:pPr>
        <w:pStyle w:val="MonotypeXML"/>
        <w:rPr>
          <w:rFonts w:eastAsia="SimSun"/>
        </w:rPr>
      </w:pPr>
      <w:r w:rsidRPr="00C34361">
        <w:rPr>
          <w:rFonts w:eastAsia="SimSun"/>
        </w:rPr>
        <w:t xml:space="preserve">                &lt;</w:t>
      </w:r>
      <w:proofErr w:type="spellStart"/>
      <w:r w:rsidRPr="00C34361">
        <w:rPr>
          <w:rFonts w:eastAsia="SimSun"/>
        </w:rPr>
        <w:t>cvParam</w:t>
      </w:r>
      <w:proofErr w:type="spellEnd"/>
      <w:r w:rsidRPr="00C34361">
        <w:rPr>
          <w:rFonts w:eastAsia="SimSun"/>
        </w:rPr>
        <w:t xml:space="preserve"> </w:t>
      </w:r>
      <w:proofErr w:type="spellStart"/>
      <w:r w:rsidRPr="00C34361">
        <w:rPr>
          <w:rFonts w:eastAsia="SimSun"/>
        </w:rPr>
        <w:t>cvLabel</w:t>
      </w:r>
      <w:proofErr w:type="spellEnd"/>
      <w:r w:rsidRPr="00C34361">
        <w:rPr>
          <w:rFonts w:eastAsia="SimSun"/>
        </w:rPr>
        <w:t>="MS" accession="MS</w:t>
      </w:r>
      <w:proofErr w:type="gramStart"/>
      <w:r w:rsidRPr="00C34361">
        <w:rPr>
          <w:rFonts w:eastAsia="SimSun"/>
        </w:rPr>
        <w:t>:1001971</w:t>
      </w:r>
      <w:proofErr w:type="gramEnd"/>
      <w:r w:rsidRPr="00C34361">
        <w:rPr>
          <w:rFonts w:eastAsia="SimSun"/>
        </w:rPr>
        <w:t xml:space="preserve">" </w:t>
      </w:r>
    </w:p>
    <w:p w:rsidR="00C34361" w:rsidRPr="00C34361" w:rsidRDefault="00C34361" w:rsidP="00C34361">
      <w:pPr>
        <w:pStyle w:val="MonotypeXML"/>
        <w:rPr>
          <w:rFonts w:eastAsia="SimSun"/>
        </w:rPr>
      </w:pPr>
      <w:r>
        <w:rPr>
          <w:rFonts w:eastAsia="SimSun"/>
        </w:rPr>
        <w:tab/>
      </w:r>
      <w:r>
        <w:rPr>
          <w:rFonts w:eastAsia="SimSun"/>
        </w:rPr>
        <w:tab/>
      </w:r>
      <w:proofErr w:type="gramStart"/>
      <w:r w:rsidRPr="00C34361">
        <w:rPr>
          <w:rFonts w:eastAsia="SimSun"/>
        </w:rPr>
        <w:t>name</w:t>
      </w:r>
      <w:proofErr w:type="gramEnd"/>
      <w:r w:rsidRPr="00C34361">
        <w:rPr>
          <w:rFonts w:eastAsia="SimSun"/>
        </w:rPr>
        <w:t>="</w:t>
      </w:r>
      <w:proofErr w:type="spellStart"/>
      <w:r w:rsidRPr="00C34361">
        <w:rPr>
          <w:rFonts w:eastAsia="SimSun"/>
        </w:rPr>
        <w:t>ProteomeDiscoverer:phosphoRS</w:t>
      </w:r>
      <w:proofErr w:type="spellEnd"/>
      <w:r w:rsidRPr="00C34361">
        <w:rPr>
          <w:rFonts w:eastAsia="SimSun"/>
        </w:rPr>
        <w:t xml:space="preserve"> site probability" value="100.0%"/&gt;</w:t>
      </w:r>
    </w:p>
    <w:p w:rsidR="00C34361" w:rsidRPr="00C34361" w:rsidRDefault="00C34361" w:rsidP="00C34361">
      <w:pPr>
        <w:pStyle w:val="MonotypeXML"/>
        <w:rPr>
          <w:rFonts w:eastAsia="SimSun"/>
        </w:rPr>
      </w:pPr>
      <w:r w:rsidRPr="00C34361">
        <w:rPr>
          <w:rFonts w:eastAsia="SimSun"/>
        </w:rPr>
        <w:t xml:space="preserve">            &lt;/additional&gt;</w:t>
      </w:r>
    </w:p>
    <w:p w:rsidR="00C34361" w:rsidRPr="00C34361" w:rsidRDefault="00C34361" w:rsidP="00C34361">
      <w:pPr>
        <w:pStyle w:val="MonotypeXML"/>
        <w:rPr>
          <w:rFonts w:eastAsia="SimSun"/>
        </w:rPr>
      </w:pPr>
      <w:r w:rsidRPr="00C34361">
        <w:rPr>
          <w:rFonts w:eastAsia="SimSun"/>
        </w:rPr>
        <w:t xml:space="preserve">        &lt;/</w:t>
      </w:r>
      <w:proofErr w:type="spellStart"/>
      <w:r w:rsidRPr="00C34361">
        <w:rPr>
          <w:rFonts w:eastAsia="SimSun"/>
        </w:rPr>
        <w:t>ModificationItem</w:t>
      </w:r>
      <w:proofErr w:type="spellEnd"/>
      <w:r w:rsidRPr="00C34361">
        <w:rPr>
          <w:rFonts w:eastAsia="SimSun"/>
        </w:rPr>
        <w:t>&gt;</w:t>
      </w:r>
    </w:p>
    <w:p w:rsidR="00C34361" w:rsidRPr="00C34361" w:rsidRDefault="00C34361" w:rsidP="00C34361">
      <w:pPr>
        <w:pStyle w:val="MonotypeXML"/>
        <w:rPr>
          <w:rFonts w:eastAsia="SimSun"/>
        </w:rPr>
      </w:pPr>
      <w:r w:rsidRPr="00C34361">
        <w:rPr>
          <w:rFonts w:eastAsia="SimSun"/>
        </w:rPr>
        <w:t xml:space="preserve">        &lt;</w:t>
      </w:r>
      <w:proofErr w:type="gramStart"/>
      <w:r w:rsidRPr="00C34361">
        <w:rPr>
          <w:rFonts w:eastAsia="SimSun"/>
        </w:rPr>
        <w:t>additional</w:t>
      </w:r>
      <w:proofErr w:type="gramEnd"/>
      <w:r w:rsidRPr="00C34361">
        <w:rPr>
          <w:rFonts w:eastAsia="SimSun"/>
        </w:rPr>
        <w:t>&gt;</w:t>
      </w:r>
    </w:p>
    <w:p w:rsidR="00C34361" w:rsidRDefault="00C34361" w:rsidP="00C34361">
      <w:pPr>
        <w:pStyle w:val="MonotypeXML"/>
        <w:rPr>
          <w:rFonts w:eastAsia="SimSun"/>
        </w:rPr>
      </w:pPr>
      <w:r w:rsidRPr="00C34361">
        <w:rPr>
          <w:rFonts w:eastAsia="SimSun"/>
        </w:rPr>
        <w:t xml:space="preserve">            &lt;</w:t>
      </w:r>
      <w:proofErr w:type="spellStart"/>
      <w:r w:rsidRPr="00C34361">
        <w:rPr>
          <w:rFonts w:eastAsia="SimSun"/>
        </w:rPr>
        <w:t>cvParam</w:t>
      </w:r>
      <w:proofErr w:type="spellEnd"/>
      <w:r w:rsidRPr="00C34361">
        <w:rPr>
          <w:rFonts w:eastAsia="SimSun"/>
        </w:rPr>
        <w:t xml:space="preserve"> </w:t>
      </w:r>
      <w:proofErr w:type="spellStart"/>
      <w:r w:rsidRPr="00C34361">
        <w:rPr>
          <w:rFonts w:eastAsia="SimSun"/>
        </w:rPr>
        <w:t>cvLabel</w:t>
      </w:r>
      <w:proofErr w:type="spellEnd"/>
      <w:r w:rsidRPr="00C34361">
        <w:rPr>
          <w:rFonts w:eastAsia="SimSun"/>
        </w:rPr>
        <w:t>="MS" accession="MS</w:t>
      </w:r>
      <w:proofErr w:type="gramStart"/>
      <w:r w:rsidRPr="00C34361">
        <w:rPr>
          <w:rFonts w:eastAsia="SimSun"/>
        </w:rPr>
        <w:t>:1001969</w:t>
      </w:r>
      <w:proofErr w:type="gramEnd"/>
      <w:r w:rsidRPr="00C34361">
        <w:rPr>
          <w:rFonts w:eastAsia="SimSun"/>
        </w:rPr>
        <w:t xml:space="preserve">" </w:t>
      </w:r>
    </w:p>
    <w:p w:rsidR="00C34361" w:rsidRPr="00C34361" w:rsidRDefault="00C34361" w:rsidP="00C34361">
      <w:pPr>
        <w:pStyle w:val="MonotypeXML"/>
        <w:rPr>
          <w:rFonts w:eastAsia="SimSun"/>
        </w:rPr>
      </w:pPr>
      <w:r>
        <w:rPr>
          <w:rFonts w:eastAsia="SimSun"/>
        </w:rPr>
        <w:tab/>
      </w:r>
      <w:r>
        <w:rPr>
          <w:rFonts w:eastAsia="SimSun"/>
        </w:rPr>
        <w:tab/>
      </w:r>
      <w:proofErr w:type="gramStart"/>
      <w:r w:rsidRPr="00C34361">
        <w:rPr>
          <w:rFonts w:eastAsia="SimSun"/>
        </w:rPr>
        <w:t>name</w:t>
      </w:r>
      <w:proofErr w:type="gramEnd"/>
      <w:r w:rsidRPr="00C34361">
        <w:rPr>
          <w:rFonts w:eastAsia="SimSun"/>
        </w:rPr>
        <w:t>="</w:t>
      </w:r>
      <w:proofErr w:type="spellStart"/>
      <w:r w:rsidRPr="00C34361">
        <w:rPr>
          <w:rFonts w:eastAsia="SimSun"/>
        </w:rPr>
        <w:t>ProteomeDiscoverer:phosphoRS</w:t>
      </w:r>
      <w:proofErr w:type="spellEnd"/>
      <w:r w:rsidRPr="00C34361">
        <w:rPr>
          <w:rFonts w:eastAsia="SimSun"/>
        </w:rPr>
        <w:t xml:space="preserve"> score" value="152.07938"/&gt;</w:t>
      </w:r>
    </w:p>
    <w:p w:rsidR="00C34361" w:rsidRDefault="00C34361" w:rsidP="00C34361">
      <w:pPr>
        <w:pStyle w:val="MonotypeXML"/>
        <w:rPr>
          <w:rFonts w:eastAsia="SimSun"/>
        </w:rPr>
      </w:pPr>
      <w:r w:rsidRPr="00C34361">
        <w:rPr>
          <w:rFonts w:eastAsia="SimSun"/>
        </w:rPr>
        <w:t xml:space="preserve">            &lt;</w:t>
      </w:r>
      <w:proofErr w:type="spellStart"/>
      <w:r w:rsidRPr="00C34361">
        <w:rPr>
          <w:rFonts w:eastAsia="SimSun"/>
        </w:rPr>
        <w:t>cvParam</w:t>
      </w:r>
      <w:proofErr w:type="spellEnd"/>
      <w:r w:rsidRPr="00C34361">
        <w:rPr>
          <w:rFonts w:eastAsia="SimSun"/>
        </w:rPr>
        <w:t xml:space="preserve"> </w:t>
      </w:r>
      <w:proofErr w:type="spellStart"/>
      <w:r w:rsidRPr="00C34361">
        <w:rPr>
          <w:rFonts w:eastAsia="SimSun"/>
        </w:rPr>
        <w:t>cvLabel</w:t>
      </w:r>
      <w:proofErr w:type="spellEnd"/>
      <w:r w:rsidRPr="00C34361">
        <w:rPr>
          <w:rFonts w:eastAsia="SimSun"/>
        </w:rPr>
        <w:t>="MS" accession="MS</w:t>
      </w:r>
      <w:proofErr w:type="gramStart"/>
      <w:r w:rsidRPr="00C34361">
        <w:rPr>
          <w:rFonts w:eastAsia="SimSun"/>
        </w:rPr>
        <w:t>:1001970</w:t>
      </w:r>
      <w:proofErr w:type="gramEnd"/>
      <w:r w:rsidRPr="00C34361">
        <w:rPr>
          <w:rFonts w:eastAsia="SimSun"/>
        </w:rPr>
        <w:t xml:space="preserve">" </w:t>
      </w:r>
    </w:p>
    <w:p w:rsidR="00C34361" w:rsidRPr="00C34361" w:rsidRDefault="00C34361" w:rsidP="00C34361">
      <w:pPr>
        <w:pStyle w:val="MonotypeXML"/>
        <w:rPr>
          <w:rFonts w:eastAsia="SimSun"/>
        </w:rPr>
      </w:pPr>
      <w:r>
        <w:rPr>
          <w:rFonts w:eastAsia="SimSun"/>
        </w:rPr>
        <w:tab/>
      </w:r>
      <w:r>
        <w:rPr>
          <w:rFonts w:eastAsia="SimSun"/>
        </w:rPr>
        <w:tab/>
      </w:r>
      <w:proofErr w:type="gramStart"/>
      <w:r w:rsidRPr="00C34361">
        <w:rPr>
          <w:rFonts w:eastAsia="SimSun"/>
        </w:rPr>
        <w:t>name</w:t>
      </w:r>
      <w:proofErr w:type="gramEnd"/>
      <w:r w:rsidRPr="00C34361">
        <w:rPr>
          <w:rFonts w:eastAsia="SimSun"/>
        </w:rPr>
        <w:t>="</w:t>
      </w:r>
      <w:proofErr w:type="spellStart"/>
      <w:r w:rsidRPr="00C34361">
        <w:rPr>
          <w:rFonts w:eastAsia="SimSun"/>
        </w:rPr>
        <w:t>ProteomeDiscoverer:phosphoRS</w:t>
      </w:r>
      <w:proofErr w:type="spellEnd"/>
      <w:r w:rsidRPr="00C34361">
        <w:rPr>
          <w:rFonts w:eastAsia="SimSun"/>
        </w:rPr>
        <w:t xml:space="preserve"> sequence probability" value="1.0"/&gt;</w:t>
      </w:r>
    </w:p>
    <w:p w:rsidR="00C34361" w:rsidRPr="00C34361" w:rsidRDefault="00C34361" w:rsidP="00C34361">
      <w:pPr>
        <w:pStyle w:val="MonotypeXML"/>
        <w:rPr>
          <w:rFonts w:eastAsia="SimSun"/>
        </w:rPr>
      </w:pPr>
      <w:r w:rsidRPr="00C34361">
        <w:rPr>
          <w:rFonts w:eastAsia="SimSun"/>
        </w:rPr>
        <w:t xml:space="preserve">        &lt;/additional&gt;</w:t>
      </w:r>
    </w:p>
    <w:p w:rsidR="00C34361" w:rsidRDefault="00C34361" w:rsidP="00C34361">
      <w:pPr>
        <w:pStyle w:val="MonotypeXML"/>
        <w:rPr>
          <w:rFonts w:eastAsia="SimSun"/>
        </w:rPr>
      </w:pPr>
      <w:r w:rsidRPr="00C34361">
        <w:rPr>
          <w:rFonts w:eastAsia="SimSun"/>
        </w:rPr>
        <w:t xml:space="preserve">    &lt;/</w:t>
      </w:r>
      <w:proofErr w:type="spellStart"/>
      <w:r w:rsidRPr="00C34361">
        <w:rPr>
          <w:rFonts w:eastAsia="SimSun"/>
        </w:rPr>
        <w:t>PeptideItem</w:t>
      </w:r>
      <w:proofErr w:type="spellEnd"/>
      <w:r w:rsidRPr="00C34361">
        <w:rPr>
          <w:rFonts w:eastAsia="SimSun"/>
        </w:rPr>
        <w:t>&gt;</w:t>
      </w:r>
    </w:p>
    <w:p w:rsidR="00C34361" w:rsidRPr="006A5610" w:rsidRDefault="00C34361" w:rsidP="00C34361">
      <w:pPr>
        <w:pStyle w:val="MonotypeXML"/>
      </w:pPr>
      <w:r>
        <w:t xml:space="preserve">        ...</w:t>
      </w:r>
    </w:p>
    <w:p w:rsidR="00C34361" w:rsidRPr="00C34361" w:rsidRDefault="00C34361" w:rsidP="00C3436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textAlignment w:val="top"/>
        <w:rPr>
          <w:rFonts w:ascii="Lucida Console" w:eastAsia="Times New Roman" w:hAnsi="Lucida Console" w:cs="Arial"/>
          <w:sz w:val="16"/>
          <w:szCs w:val="16"/>
        </w:rPr>
      </w:pPr>
      <w:r w:rsidRPr="00D865A4">
        <w:rPr>
          <w:rFonts w:ascii="Lucida Console" w:eastAsia="Times New Roman" w:hAnsi="Lucida Console" w:cs="Arial"/>
          <w:color w:val="000000"/>
          <w:sz w:val="16"/>
          <w:szCs w:val="16"/>
        </w:rPr>
        <w:lastRenderedPageBreak/>
        <w:t> </w:t>
      </w:r>
      <w:r w:rsidRPr="00D865A4">
        <w:rPr>
          <w:rFonts w:ascii="Lucida Console" w:eastAsia="Times New Roman" w:hAnsi="Lucida Console" w:cs="Arial"/>
          <w:color w:val="000000"/>
          <w:sz w:val="16"/>
          <w:szCs w:val="16"/>
        </w:rPr>
        <w:br/>
      </w:r>
      <w:r w:rsidRPr="00D865A4">
        <w:rPr>
          <w:rFonts w:ascii="Lucida Console" w:eastAsia="Times New Roman" w:hAnsi="Lucida Console" w:cs="Arial"/>
          <w:color w:val="000088"/>
          <w:sz w:val="16"/>
          <w:szCs w:val="16"/>
        </w:rPr>
        <w:t>&lt;/</w:t>
      </w:r>
      <w:proofErr w:type="spellStart"/>
      <w:r w:rsidRPr="00D865A4">
        <w:rPr>
          <w:rFonts w:ascii="Lucida Console" w:eastAsia="Times New Roman" w:hAnsi="Lucida Console" w:cs="Arial"/>
          <w:color w:val="000088"/>
          <w:sz w:val="16"/>
          <w:szCs w:val="16"/>
        </w:rPr>
        <w:t>GelFreeIdentification</w:t>
      </w:r>
      <w:proofErr w:type="spellEnd"/>
      <w:r w:rsidRPr="00D865A4">
        <w:rPr>
          <w:rFonts w:ascii="Lucida Console" w:eastAsia="Times New Roman" w:hAnsi="Lucida Console" w:cs="Arial"/>
          <w:color w:val="000088"/>
          <w:sz w:val="16"/>
          <w:szCs w:val="16"/>
        </w:rPr>
        <w:t>&gt;</w:t>
      </w:r>
      <w:r w:rsidRPr="00D865A4">
        <w:rPr>
          <w:rFonts w:ascii="Lucida Console" w:eastAsia="Times New Roman" w:hAnsi="Lucida Console" w:cs="Arial"/>
          <w:color w:val="000000"/>
          <w:sz w:val="16"/>
          <w:szCs w:val="16"/>
        </w:rPr>
        <w:t> </w:t>
      </w:r>
    </w:p>
    <w:p w:rsidR="00253ABA" w:rsidRDefault="00253ABA" w:rsidP="00D50B74">
      <w:pPr>
        <w:jc w:val="both"/>
        <w:rPr>
          <w:rFonts w:ascii="Calibri" w:eastAsia="SimSun" w:hAnsi="Calibri" w:cs="Times New Roman"/>
        </w:rPr>
      </w:pPr>
    </w:p>
    <w:p w:rsidR="00D50B74" w:rsidRPr="00382A76" w:rsidRDefault="00AA2131" w:rsidP="00D50B74">
      <w:pPr>
        <w:pStyle w:val="Heading2"/>
        <w:rPr>
          <w:rFonts w:asciiTheme="majorHAnsi" w:hAnsiTheme="majorHAnsi"/>
          <w:bCs/>
        </w:rPr>
      </w:pPr>
      <w:bookmarkStart w:id="75" w:name="_Toc334779200"/>
      <w:r>
        <w:rPr>
          <w:rFonts w:asciiTheme="majorHAnsi" w:hAnsiTheme="majorHAnsi"/>
          <w:bCs/>
        </w:rPr>
        <w:t>6</w:t>
      </w:r>
      <w:r w:rsidR="00D50B74" w:rsidRPr="00382A76">
        <w:rPr>
          <w:rFonts w:asciiTheme="majorHAnsi" w:hAnsiTheme="majorHAnsi"/>
          <w:bCs/>
        </w:rPr>
        <w:t>.3. Adding protein inference algorithms to PRIDE Converter 2</w:t>
      </w:r>
      <w:bookmarkEnd w:id="75"/>
      <w:r w:rsidR="00D50B74">
        <w:rPr>
          <w:rFonts w:asciiTheme="majorHAnsi" w:hAnsiTheme="majorHAnsi"/>
          <w:bCs/>
        </w:rPr>
        <w:t xml:space="preserve">  </w:t>
      </w:r>
    </w:p>
    <w:p w:rsidR="00D50B74" w:rsidRDefault="00D50B74" w:rsidP="00D50B74">
      <w:pPr>
        <w:ind w:firstLine="357"/>
        <w:jc w:val="both"/>
        <w:rPr>
          <w:rFonts w:ascii="Calibri" w:eastAsia="SimSun" w:hAnsi="Calibri" w:cs="Times New Roman"/>
          <w:sz w:val="24"/>
          <w:szCs w:val="24"/>
        </w:rPr>
      </w:pPr>
    </w:p>
    <w:p w:rsidR="00D50B74" w:rsidRPr="000E3E56" w:rsidRDefault="00D50B74" w:rsidP="00D50B74">
      <w:pPr>
        <w:ind w:firstLine="357"/>
        <w:jc w:val="both"/>
        <w:rPr>
          <w:rFonts w:ascii="Calibri" w:eastAsia="SimSun" w:hAnsi="Calibri" w:cs="Times New Roman"/>
          <w:sz w:val="24"/>
          <w:szCs w:val="24"/>
        </w:rPr>
      </w:pPr>
      <w:r w:rsidRPr="000E3E56">
        <w:rPr>
          <w:rFonts w:ascii="Calibri" w:eastAsia="SimSun" w:hAnsi="Calibri" w:cs="Times New Roman"/>
          <w:sz w:val="24"/>
          <w:szCs w:val="24"/>
        </w:rPr>
        <w:t xml:space="preserve">During the conversion process </w:t>
      </w:r>
      <w:r w:rsidRPr="000115F8">
        <w:rPr>
          <w:rFonts w:ascii="Calibri" w:eastAsia="SimSun" w:hAnsi="Calibri" w:cs="Times New Roman"/>
          <w:i/>
          <w:sz w:val="24"/>
          <w:szCs w:val="24"/>
        </w:rPr>
        <w:t>PRIDE Converter 2</w:t>
      </w:r>
      <w:r w:rsidRPr="000E3E56">
        <w:rPr>
          <w:rFonts w:ascii="Calibri" w:eastAsia="SimSun" w:hAnsi="Calibri" w:cs="Times New Roman"/>
          <w:sz w:val="24"/>
          <w:szCs w:val="24"/>
        </w:rPr>
        <w:t xml:space="preserve"> generates a report file for every input file. These report files contain every possible peptide-to-protein assignment. Any change made to these assignments in the report file (i.e. removing a peptide from a protein) will be reflected in the generated PRIDE XML file. </w:t>
      </w:r>
    </w:p>
    <w:p w:rsidR="000768E7" w:rsidRDefault="000768E7" w:rsidP="00D50B74">
      <w:pPr>
        <w:ind w:firstLine="357"/>
        <w:jc w:val="both"/>
        <w:rPr>
          <w:rFonts w:ascii="Calibri" w:eastAsia="SimSun" w:hAnsi="Calibri" w:cs="Times New Roman"/>
          <w:sz w:val="24"/>
          <w:szCs w:val="24"/>
        </w:rPr>
      </w:pPr>
    </w:p>
    <w:p w:rsidR="00D50B74" w:rsidRDefault="00D50B74" w:rsidP="00D50B74">
      <w:pPr>
        <w:ind w:firstLine="357"/>
        <w:jc w:val="both"/>
        <w:rPr>
          <w:rFonts w:ascii="Calibri" w:eastAsia="SimSun" w:hAnsi="Calibri" w:cs="Times New Roman"/>
          <w:sz w:val="24"/>
          <w:szCs w:val="24"/>
        </w:rPr>
      </w:pPr>
      <w:r w:rsidRPr="000E3E56">
        <w:rPr>
          <w:rFonts w:ascii="Calibri" w:eastAsia="SimSun" w:hAnsi="Calibri" w:cs="Times New Roman"/>
          <w:sz w:val="24"/>
          <w:szCs w:val="24"/>
        </w:rPr>
        <w:t xml:space="preserve">Therefore, it is possible to plug-in protein inference algorithms that simply process the generated report files. </w:t>
      </w:r>
    </w:p>
    <w:p w:rsidR="00D50B74" w:rsidRDefault="00D50B74">
      <w:pPr>
        <w:rPr>
          <w:rFonts w:ascii="Calibri" w:eastAsia="SimSun" w:hAnsi="Calibri" w:cs="Times New Roman"/>
          <w:sz w:val="24"/>
          <w:szCs w:val="24"/>
        </w:rPr>
      </w:pPr>
    </w:p>
    <w:p w:rsidR="00957B8C" w:rsidRPr="00957B8C" w:rsidRDefault="00957B8C" w:rsidP="00724A9C">
      <w:pPr>
        <w:ind w:firstLine="0"/>
      </w:pPr>
      <w:bookmarkStart w:id="76" w:name="Introduction"/>
      <w:bookmarkStart w:id="77" w:name="General_Concepts"/>
      <w:bookmarkStart w:id="78" w:name="Conversion_modes"/>
      <w:bookmarkStart w:id="79" w:name="The_dao-api_package"/>
      <w:bookmarkStart w:id="80" w:name="DAOCvParams"/>
      <w:bookmarkStart w:id="81" w:name=""/>
      <w:bookmarkStart w:id="82" w:name="DAOProperty"/>
      <w:bookmarkStart w:id="83" w:name="Utils"/>
      <w:bookmarkStart w:id="84" w:name="Writing_a_DAO"/>
      <w:bookmarkStart w:id="85" w:name="1.)_Maven_project_setup"/>
      <w:bookmarkStart w:id="86" w:name="2.)_Main_DAO_class"/>
      <w:bookmarkStart w:id="87" w:name="3.)_Adding_required_static_method"/>
      <w:bookmarkStart w:id="88" w:name="The_DAO_Interface"/>
      <w:bookmarkStart w:id="89" w:name="Helper_methods"/>
      <w:bookmarkStart w:id="90" w:name="setConfiguration"/>
      <w:bookmarkStart w:id="91" w:name="getConfiguration"/>
      <w:bookmarkStart w:id="92" w:name="Pre-scan_mode_methods"/>
      <w:bookmarkStart w:id="93" w:name="getExperimentTitle_(required)"/>
      <w:bookmarkStart w:id="94" w:name="getExperimentShortLabel_(optional)"/>
      <w:bookmarkStart w:id="95" w:name="getExperimentParams_(required)"/>
      <w:bookmarkStart w:id="96" w:name="getSampleName_(optional)"/>
      <w:bookmarkStart w:id="97" w:name="getSampleComment_(optional)"/>
      <w:bookmarkStart w:id="98" w:name="getSampleParams_(required)"/>
      <w:bookmarkStart w:id="99" w:name="getSourceFile_(required)"/>
      <w:bookmarkStart w:id="100" w:name="getContacts_(optional)"/>
      <w:bookmarkStart w:id="101" w:name="getInstrument_(optional)"/>
      <w:bookmarkStart w:id="102" w:name="getSoftware_(required)"/>
      <w:bookmarkStart w:id="103" w:name="getProcessingMethod_(optional)"/>
      <w:bookmarkStart w:id="104" w:name="getProtocol_(optional)"/>
      <w:bookmarkStart w:id="105" w:name="getReferences_(optional)"/>
      <w:bookmarkStart w:id="106" w:name="getSearchDatabaseName_(required)"/>
      <w:bookmarkStart w:id="107" w:name="getSearchDatabaseVersion_(required)"/>
      <w:bookmarkStart w:id="108" w:name="getPTMs_(required)"/>
      <w:bookmarkStart w:id="109" w:name="getDatabaseMappings_(required)"/>
      <w:bookmarkStart w:id="110" w:name="getSearchResultIdentifier_(required)"/>
      <w:bookmarkStart w:id="111" w:name="getCvLookup_(required)"/>
      <w:bookmarkStart w:id="112" w:name="Conversion_mode_methods"/>
      <w:bookmarkStart w:id="113" w:name="getSpectrumCount_(required)"/>
      <w:bookmarkStart w:id="114" w:name="getSpectrumIterator_(required)"/>
      <w:bookmarkStart w:id="115" w:name="getSpectrumReferenceForPeptideUID_(requi"/>
      <w:bookmarkStart w:id="116" w:name="getIdentificationByUID_(required)"/>
      <w:bookmarkStart w:id="117" w:name="Shared_methods"/>
      <w:bookmarkStart w:id="118" w:name="getIdentificationIterator"/>
      <w:bookmarkStart w:id="119" w:name="setExternalSpectrumFile"/>
      <w:bookmarkStart w:id="120" w:name="Multiple_peptide_assignments"/>
      <w:bookmarkStart w:id="121" w:name="Ambiguous_peptide_modifications"/>
      <w:bookmarkStart w:id="122" w:name="Adding_protein_inference_algorithms_to_P"/>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sectPr w:rsidR="00957B8C" w:rsidRPr="00957B8C" w:rsidSect="007107FD">
      <w:footerReference w:type="even"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99E" w:rsidRDefault="002B299E">
      <w:r>
        <w:separator/>
      </w:r>
    </w:p>
  </w:endnote>
  <w:endnote w:type="continuationSeparator" w:id="0">
    <w:p w:rsidR="002B299E" w:rsidRDefault="002B2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99E" w:rsidRDefault="002B299E" w:rsidP="000458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B299E" w:rsidRDefault="002B29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99E" w:rsidRDefault="002B299E" w:rsidP="000458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E03DE">
      <w:rPr>
        <w:rStyle w:val="PageNumber"/>
        <w:noProof/>
      </w:rPr>
      <w:t>1</w:t>
    </w:r>
    <w:r>
      <w:rPr>
        <w:rStyle w:val="PageNumber"/>
      </w:rPr>
      <w:fldChar w:fldCharType="end"/>
    </w:r>
  </w:p>
  <w:p w:rsidR="002B299E" w:rsidRDefault="002B29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99E" w:rsidRDefault="002B299E">
      <w:r>
        <w:separator/>
      </w:r>
    </w:p>
  </w:footnote>
  <w:footnote w:type="continuationSeparator" w:id="0">
    <w:p w:rsidR="002B299E" w:rsidRDefault="002B29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2EB0"/>
    <w:multiLevelType w:val="multilevel"/>
    <w:tmpl w:val="7E7601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012DF"/>
    <w:multiLevelType w:val="hybridMultilevel"/>
    <w:tmpl w:val="7730F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9D34DD"/>
    <w:multiLevelType w:val="multilevel"/>
    <w:tmpl w:val="93F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036866"/>
    <w:multiLevelType w:val="hybridMultilevel"/>
    <w:tmpl w:val="B404A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7A4704"/>
    <w:multiLevelType w:val="hybridMultilevel"/>
    <w:tmpl w:val="2A24EF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53444D"/>
    <w:multiLevelType w:val="hybridMultilevel"/>
    <w:tmpl w:val="4134E0F8"/>
    <w:lvl w:ilvl="0" w:tplc="27CC336C">
      <w:numFmt w:val="bullet"/>
      <w:lvlText w:val="-"/>
      <w:lvlJc w:val="left"/>
      <w:pPr>
        <w:ind w:left="390" w:hanging="360"/>
      </w:pPr>
      <w:rPr>
        <w:rFonts w:ascii="Calibri" w:eastAsiaTheme="minorEastAsia" w:hAnsi="Calibri" w:cstheme="minorBidi" w:hint="default"/>
      </w:rPr>
    </w:lvl>
    <w:lvl w:ilvl="1" w:tplc="08090003">
      <w:start w:val="1"/>
      <w:numFmt w:val="bullet"/>
      <w:lvlText w:val="o"/>
      <w:lvlJc w:val="left"/>
      <w:pPr>
        <w:ind w:left="1110" w:hanging="360"/>
      </w:pPr>
      <w:rPr>
        <w:rFonts w:ascii="Courier New" w:hAnsi="Courier New" w:cs="Calibri" w:hint="default"/>
      </w:rPr>
    </w:lvl>
    <w:lvl w:ilvl="2" w:tplc="08090005">
      <w:start w:val="1"/>
      <w:numFmt w:val="bullet"/>
      <w:lvlText w:val=""/>
      <w:lvlJc w:val="left"/>
      <w:pPr>
        <w:ind w:left="1830" w:hanging="360"/>
      </w:pPr>
      <w:rPr>
        <w:rFonts w:ascii="Wingdings" w:hAnsi="Wingdings" w:hint="default"/>
      </w:rPr>
    </w:lvl>
    <w:lvl w:ilvl="3" w:tplc="08090001">
      <w:start w:val="1"/>
      <w:numFmt w:val="bullet"/>
      <w:lvlText w:val=""/>
      <w:lvlJc w:val="left"/>
      <w:pPr>
        <w:ind w:left="2550" w:hanging="360"/>
      </w:pPr>
      <w:rPr>
        <w:rFonts w:ascii="Symbol" w:hAnsi="Symbol" w:hint="default"/>
      </w:rPr>
    </w:lvl>
    <w:lvl w:ilvl="4" w:tplc="08090003" w:tentative="1">
      <w:start w:val="1"/>
      <w:numFmt w:val="bullet"/>
      <w:lvlText w:val="o"/>
      <w:lvlJc w:val="left"/>
      <w:pPr>
        <w:ind w:left="3270" w:hanging="360"/>
      </w:pPr>
      <w:rPr>
        <w:rFonts w:ascii="Courier New" w:hAnsi="Courier New" w:cs="Calibri" w:hint="default"/>
      </w:rPr>
    </w:lvl>
    <w:lvl w:ilvl="5" w:tplc="08090005" w:tentative="1">
      <w:start w:val="1"/>
      <w:numFmt w:val="bullet"/>
      <w:lvlText w:val=""/>
      <w:lvlJc w:val="left"/>
      <w:pPr>
        <w:ind w:left="3990" w:hanging="360"/>
      </w:pPr>
      <w:rPr>
        <w:rFonts w:ascii="Wingdings" w:hAnsi="Wingdings" w:hint="default"/>
      </w:rPr>
    </w:lvl>
    <w:lvl w:ilvl="6" w:tplc="08090001" w:tentative="1">
      <w:start w:val="1"/>
      <w:numFmt w:val="bullet"/>
      <w:lvlText w:val=""/>
      <w:lvlJc w:val="left"/>
      <w:pPr>
        <w:ind w:left="4710" w:hanging="360"/>
      </w:pPr>
      <w:rPr>
        <w:rFonts w:ascii="Symbol" w:hAnsi="Symbol" w:hint="default"/>
      </w:rPr>
    </w:lvl>
    <w:lvl w:ilvl="7" w:tplc="08090003" w:tentative="1">
      <w:start w:val="1"/>
      <w:numFmt w:val="bullet"/>
      <w:lvlText w:val="o"/>
      <w:lvlJc w:val="left"/>
      <w:pPr>
        <w:ind w:left="5430" w:hanging="360"/>
      </w:pPr>
      <w:rPr>
        <w:rFonts w:ascii="Courier New" w:hAnsi="Courier New" w:cs="Calibri" w:hint="default"/>
      </w:rPr>
    </w:lvl>
    <w:lvl w:ilvl="8" w:tplc="08090005" w:tentative="1">
      <w:start w:val="1"/>
      <w:numFmt w:val="bullet"/>
      <w:lvlText w:val=""/>
      <w:lvlJc w:val="left"/>
      <w:pPr>
        <w:ind w:left="6150" w:hanging="360"/>
      </w:pPr>
      <w:rPr>
        <w:rFonts w:ascii="Wingdings" w:hAnsi="Wingdings" w:hint="default"/>
      </w:rPr>
    </w:lvl>
  </w:abstractNum>
  <w:abstractNum w:abstractNumId="6">
    <w:nsid w:val="0F333CE0"/>
    <w:multiLevelType w:val="hybridMultilevel"/>
    <w:tmpl w:val="4CFE04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330AC4"/>
    <w:multiLevelType w:val="hybridMultilevel"/>
    <w:tmpl w:val="4E268E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6310D25"/>
    <w:multiLevelType w:val="multilevel"/>
    <w:tmpl w:val="D952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1A758D"/>
    <w:multiLevelType w:val="hybridMultilevel"/>
    <w:tmpl w:val="D1D68B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C941F1D"/>
    <w:multiLevelType w:val="multilevel"/>
    <w:tmpl w:val="A8D6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274E62"/>
    <w:multiLevelType w:val="hybridMultilevel"/>
    <w:tmpl w:val="7508281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7D039E"/>
    <w:multiLevelType w:val="hybridMultilevel"/>
    <w:tmpl w:val="FFE24C7E"/>
    <w:lvl w:ilvl="0" w:tplc="2020EEC8">
      <w:start w:val="5"/>
      <w:numFmt w:val="bullet"/>
      <w:lvlText w:val="-"/>
      <w:lvlJc w:val="left"/>
      <w:pPr>
        <w:ind w:left="720" w:hanging="360"/>
      </w:pPr>
      <w:rPr>
        <w:rFonts w:ascii="Times New Roman" w:eastAsiaTheme="minorHAnsi" w:hAnsi="Times New Roman"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916BE1"/>
    <w:multiLevelType w:val="multilevel"/>
    <w:tmpl w:val="F08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617EEE"/>
    <w:multiLevelType w:val="hybridMultilevel"/>
    <w:tmpl w:val="7B587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BD00971"/>
    <w:multiLevelType w:val="hybridMultilevel"/>
    <w:tmpl w:val="E700B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41A058D"/>
    <w:multiLevelType w:val="multilevel"/>
    <w:tmpl w:val="5586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135694"/>
    <w:multiLevelType w:val="hybridMultilevel"/>
    <w:tmpl w:val="37087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72771D3"/>
    <w:multiLevelType w:val="hybridMultilevel"/>
    <w:tmpl w:val="01EC0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07A26EE"/>
    <w:multiLevelType w:val="hybridMultilevel"/>
    <w:tmpl w:val="6982F9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854563F"/>
    <w:multiLevelType w:val="hybridMultilevel"/>
    <w:tmpl w:val="488EF7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F4C307B"/>
    <w:multiLevelType w:val="hybridMultilevel"/>
    <w:tmpl w:val="21262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F586B90"/>
    <w:multiLevelType w:val="hybridMultilevel"/>
    <w:tmpl w:val="97D6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2912937"/>
    <w:multiLevelType w:val="hybridMultilevel"/>
    <w:tmpl w:val="95C66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EB149DB"/>
    <w:multiLevelType w:val="hybridMultilevel"/>
    <w:tmpl w:val="367A66F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0DC7F24"/>
    <w:multiLevelType w:val="hybridMultilevel"/>
    <w:tmpl w:val="CCAA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6E04922"/>
    <w:multiLevelType w:val="hybridMultilevel"/>
    <w:tmpl w:val="D18C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18"/>
  </w:num>
  <w:num w:numId="4">
    <w:abstractNumId w:val="21"/>
  </w:num>
  <w:num w:numId="5">
    <w:abstractNumId w:val="11"/>
  </w:num>
  <w:num w:numId="6">
    <w:abstractNumId w:val="6"/>
  </w:num>
  <w:num w:numId="7">
    <w:abstractNumId w:val="2"/>
  </w:num>
  <w:num w:numId="8">
    <w:abstractNumId w:val="0"/>
  </w:num>
  <w:num w:numId="9">
    <w:abstractNumId w:val="9"/>
  </w:num>
  <w:num w:numId="10">
    <w:abstractNumId w:val="16"/>
  </w:num>
  <w:num w:numId="11">
    <w:abstractNumId w:val="24"/>
  </w:num>
  <w:num w:numId="12">
    <w:abstractNumId w:val="8"/>
  </w:num>
  <w:num w:numId="13">
    <w:abstractNumId w:val="19"/>
  </w:num>
  <w:num w:numId="14">
    <w:abstractNumId w:val="4"/>
  </w:num>
  <w:num w:numId="15">
    <w:abstractNumId w:val="10"/>
  </w:num>
  <w:num w:numId="16">
    <w:abstractNumId w:val="17"/>
  </w:num>
  <w:num w:numId="17">
    <w:abstractNumId w:val="1"/>
  </w:num>
  <w:num w:numId="18">
    <w:abstractNumId w:val="13"/>
  </w:num>
  <w:num w:numId="19">
    <w:abstractNumId w:val="3"/>
  </w:num>
  <w:num w:numId="20">
    <w:abstractNumId w:val="26"/>
  </w:num>
  <w:num w:numId="21">
    <w:abstractNumId w:val="15"/>
  </w:num>
  <w:num w:numId="22">
    <w:abstractNumId w:val="14"/>
  </w:num>
  <w:num w:numId="23">
    <w:abstractNumId w:val="5"/>
  </w:num>
  <w:num w:numId="24">
    <w:abstractNumId w:val="7"/>
  </w:num>
  <w:num w:numId="25">
    <w:abstractNumId w:val="23"/>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RIDE_Inspector.enl&lt;/item&gt;&lt;/Libraries&gt;&lt;/ENLibraries&gt;"/>
  </w:docVars>
  <w:rsids>
    <w:rsidRoot w:val="00D855DC"/>
    <w:rsid w:val="00002E4C"/>
    <w:rsid w:val="000115F8"/>
    <w:rsid w:val="00045824"/>
    <w:rsid w:val="00055AD7"/>
    <w:rsid w:val="00062700"/>
    <w:rsid w:val="000768E7"/>
    <w:rsid w:val="000B37CD"/>
    <w:rsid w:val="000D72DC"/>
    <w:rsid w:val="000E3677"/>
    <w:rsid w:val="000E3E56"/>
    <w:rsid w:val="00111026"/>
    <w:rsid w:val="00111755"/>
    <w:rsid w:val="00117C5A"/>
    <w:rsid w:val="00122664"/>
    <w:rsid w:val="001237D2"/>
    <w:rsid w:val="00135C58"/>
    <w:rsid w:val="00140D8D"/>
    <w:rsid w:val="001562F8"/>
    <w:rsid w:val="0016019B"/>
    <w:rsid w:val="00160611"/>
    <w:rsid w:val="00164328"/>
    <w:rsid w:val="00181B69"/>
    <w:rsid w:val="00190425"/>
    <w:rsid w:val="001B1788"/>
    <w:rsid w:val="001C2AD3"/>
    <w:rsid w:val="001C735B"/>
    <w:rsid w:val="001D4519"/>
    <w:rsid w:val="001E113B"/>
    <w:rsid w:val="001E54F1"/>
    <w:rsid w:val="001F5030"/>
    <w:rsid w:val="001F5B6C"/>
    <w:rsid w:val="00202475"/>
    <w:rsid w:val="00213E0A"/>
    <w:rsid w:val="002417F7"/>
    <w:rsid w:val="00242011"/>
    <w:rsid w:val="00253ABA"/>
    <w:rsid w:val="00277C0A"/>
    <w:rsid w:val="00282B4C"/>
    <w:rsid w:val="00285049"/>
    <w:rsid w:val="002A3370"/>
    <w:rsid w:val="002A6832"/>
    <w:rsid w:val="002B299E"/>
    <w:rsid w:val="002B6F50"/>
    <w:rsid w:val="00357C65"/>
    <w:rsid w:val="00371B61"/>
    <w:rsid w:val="00382A76"/>
    <w:rsid w:val="00382B28"/>
    <w:rsid w:val="00397737"/>
    <w:rsid w:val="003977EE"/>
    <w:rsid w:val="003A592D"/>
    <w:rsid w:val="003B5EBE"/>
    <w:rsid w:val="003C3A96"/>
    <w:rsid w:val="003D40AA"/>
    <w:rsid w:val="00400048"/>
    <w:rsid w:val="004005CE"/>
    <w:rsid w:val="00455DFD"/>
    <w:rsid w:val="00456D62"/>
    <w:rsid w:val="004807EC"/>
    <w:rsid w:val="00482810"/>
    <w:rsid w:val="00482F2B"/>
    <w:rsid w:val="004849A0"/>
    <w:rsid w:val="00495ABC"/>
    <w:rsid w:val="004B73CB"/>
    <w:rsid w:val="00513937"/>
    <w:rsid w:val="00513C37"/>
    <w:rsid w:val="005162BF"/>
    <w:rsid w:val="00516AD4"/>
    <w:rsid w:val="0051733B"/>
    <w:rsid w:val="00531DCD"/>
    <w:rsid w:val="00535355"/>
    <w:rsid w:val="005400FD"/>
    <w:rsid w:val="00567A73"/>
    <w:rsid w:val="00567EBB"/>
    <w:rsid w:val="00574CBF"/>
    <w:rsid w:val="00586D0A"/>
    <w:rsid w:val="005903E9"/>
    <w:rsid w:val="005A1882"/>
    <w:rsid w:val="005C5619"/>
    <w:rsid w:val="005D7CF7"/>
    <w:rsid w:val="00602371"/>
    <w:rsid w:val="00603AA0"/>
    <w:rsid w:val="006045D1"/>
    <w:rsid w:val="00616DFD"/>
    <w:rsid w:val="00620B99"/>
    <w:rsid w:val="00622844"/>
    <w:rsid w:val="00624121"/>
    <w:rsid w:val="006353D2"/>
    <w:rsid w:val="0064256A"/>
    <w:rsid w:val="006461A1"/>
    <w:rsid w:val="00675999"/>
    <w:rsid w:val="00676FCB"/>
    <w:rsid w:val="00692282"/>
    <w:rsid w:val="00695C73"/>
    <w:rsid w:val="006A5610"/>
    <w:rsid w:val="006B3A25"/>
    <w:rsid w:val="006F2739"/>
    <w:rsid w:val="00707CDB"/>
    <w:rsid w:val="007107FD"/>
    <w:rsid w:val="00720AB6"/>
    <w:rsid w:val="00724A9C"/>
    <w:rsid w:val="00745258"/>
    <w:rsid w:val="0075003D"/>
    <w:rsid w:val="00761C2F"/>
    <w:rsid w:val="00767397"/>
    <w:rsid w:val="00776102"/>
    <w:rsid w:val="007B1718"/>
    <w:rsid w:val="007B4ABF"/>
    <w:rsid w:val="007C2C7A"/>
    <w:rsid w:val="007D2E6D"/>
    <w:rsid w:val="007D6088"/>
    <w:rsid w:val="007D7E33"/>
    <w:rsid w:val="007F2DA7"/>
    <w:rsid w:val="007F3756"/>
    <w:rsid w:val="008058E4"/>
    <w:rsid w:val="00807C07"/>
    <w:rsid w:val="008245D2"/>
    <w:rsid w:val="008378D7"/>
    <w:rsid w:val="00841CB4"/>
    <w:rsid w:val="00844206"/>
    <w:rsid w:val="00845AC7"/>
    <w:rsid w:val="008461FC"/>
    <w:rsid w:val="0089049D"/>
    <w:rsid w:val="00891F87"/>
    <w:rsid w:val="008B10F6"/>
    <w:rsid w:val="008C275E"/>
    <w:rsid w:val="008C67B6"/>
    <w:rsid w:val="008C7353"/>
    <w:rsid w:val="008D20C6"/>
    <w:rsid w:val="008D474E"/>
    <w:rsid w:val="008F47E9"/>
    <w:rsid w:val="008F547F"/>
    <w:rsid w:val="008F5A39"/>
    <w:rsid w:val="008F7AA3"/>
    <w:rsid w:val="00907B4B"/>
    <w:rsid w:val="00924414"/>
    <w:rsid w:val="00935F4A"/>
    <w:rsid w:val="009414EB"/>
    <w:rsid w:val="00957B8C"/>
    <w:rsid w:val="00960E6E"/>
    <w:rsid w:val="009875CA"/>
    <w:rsid w:val="009B7C37"/>
    <w:rsid w:val="009D2BD7"/>
    <w:rsid w:val="009D39D9"/>
    <w:rsid w:val="009E0177"/>
    <w:rsid w:val="009E03DE"/>
    <w:rsid w:val="009E1EC0"/>
    <w:rsid w:val="009E2134"/>
    <w:rsid w:val="009F68C6"/>
    <w:rsid w:val="00A124F2"/>
    <w:rsid w:val="00A317FD"/>
    <w:rsid w:val="00A43B9E"/>
    <w:rsid w:val="00A512E5"/>
    <w:rsid w:val="00A65E73"/>
    <w:rsid w:val="00A86080"/>
    <w:rsid w:val="00AA2131"/>
    <w:rsid w:val="00AA6BD6"/>
    <w:rsid w:val="00AC30D3"/>
    <w:rsid w:val="00AE1B9F"/>
    <w:rsid w:val="00AE4752"/>
    <w:rsid w:val="00B0340D"/>
    <w:rsid w:val="00B229C0"/>
    <w:rsid w:val="00B31734"/>
    <w:rsid w:val="00B41E43"/>
    <w:rsid w:val="00B4253A"/>
    <w:rsid w:val="00B745C6"/>
    <w:rsid w:val="00BA410B"/>
    <w:rsid w:val="00BB5172"/>
    <w:rsid w:val="00BC6B24"/>
    <w:rsid w:val="00BD4F3C"/>
    <w:rsid w:val="00BD63EE"/>
    <w:rsid w:val="00BF32A7"/>
    <w:rsid w:val="00C14499"/>
    <w:rsid w:val="00C2789A"/>
    <w:rsid w:val="00C34361"/>
    <w:rsid w:val="00C41AD1"/>
    <w:rsid w:val="00C42DE5"/>
    <w:rsid w:val="00C440E8"/>
    <w:rsid w:val="00C56D3B"/>
    <w:rsid w:val="00C616EF"/>
    <w:rsid w:val="00C70693"/>
    <w:rsid w:val="00C719FC"/>
    <w:rsid w:val="00C72361"/>
    <w:rsid w:val="00CA01C6"/>
    <w:rsid w:val="00CA5DD5"/>
    <w:rsid w:val="00CB178F"/>
    <w:rsid w:val="00CB41F7"/>
    <w:rsid w:val="00CB62FE"/>
    <w:rsid w:val="00CC7250"/>
    <w:rsid w:val="00CD62E7"/>
    <w:rsid w:val="00CF028B"/>
    <w:rsid w:val="00CF1654"/>
    <w:rsid w:val="00CF5CA2"/>
    <w:rsid w:val="00D01046"/>
    <w:rsid w:val="00D07E26"/>
    <w:rsid w:val="00D1465C"/>
    <w:rsid w:val="00D17D08"/>
    <w:rsid w:val="00D45D1D"/>
    <w:rsid w:val="00D50B74"/>
    <w:rsid w:val="00D61192"/>
    <w:rsid w:val="00D67273"/>
    <w:rsid w:val="00D67B3D"/>
    <w:rsid w:val="00D77222"/>
    <w:rsid w:val="00D779A2"/>
    <w:rsid w:val="00D855DC"/>
    <w:rsid w:val="00D865A4"/>
    <w:rsid w:val="00D93951"/>
    <w:rsid w:val="00DB14FB"/>
    <w:rsid w:val="00DB1EAD"/>
    <w:rsid w:val="00DC11AD"/>
    <w:rsid w:val="00DD73ED"/>
    <w:rsid w:val="00E14D8A"/>
    <w:rsid w:val="00E20D04"/>
    <w:rsid w:val="00E22ABE"/>
    <w:rsid w:val="00E23B47"/>
    <w:rsid w:val="00E466C8"/>
    <w:rsid w:val="00E64BE3"/>
    <w:rsid w:val="00E65CB7"/>
    <w:rsid w:val="00E7632B"/>
    <w:rsid w:val="00E92A0E"/>
    <w:rsid w:val="00EA0A74"/>
    <w:rsid w:val="00EC1C80"/>
    <w:rsid w:val="00EC2FA3"/>
    <w:rsid w:val="00EE068F"/>
    <w:rsid w:val="00EE258F"/>
    <w:rsid w:val="00F13E6A"/>
    <w:rsid w:val="00F225D4"/>
    <w:rsid w:val="00F26A5A"/>
    <w:rsid w:val="00F36E9D"/>
    <w:rsid w:val="00F46ED3"/>
    <w:rsid w:val="00F548EE"/>
    <w:rsid w:val="00F60639"/>
    <w:rsid w:val="00F7230A"/>
    <w:rsid w:val="00F917C7"/>
    <w:rsid w:val="00FA7928"/>
    <w:rsid w:val="00FB748A"/>
    <w:rsid w:val="00FC65B3"/>
    <w:rsid w:val="00FD3683"/>
    <w:rsid w:val="00FE1887"/>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AD7"/>
  </w:style>
  <w:style w:type="paragraph" w:styleId="Heading1">
    <w:name w:val="heading 1"/>
    <w:basedOn w:val="Normal"/>
    <w:next w:val="Normal"/>
    <w:link w:val="Heading1Char"/>
    <w:uiPriority w:val="9"/>
    <w:qFormat/>
    <w:rsid w:val="00055AD7"/>
    <w:pPr>
      <w:pBdr>
        <w:bottom w:val="single" w:sz="12" w:space="1" w:color="365F91"/>
      </w:pBdr>
      <w:spacing w:before="600" w:after="80"/>
      <w:ind w:firstLine="0"/>
      <w:outlineLvl w:val="0"/>
    </w:pPr>
    <w:rPr>
      <w:rFonts w:ascii="Cambria" w:eastAsia="Times New Roman" w:hAnsi="Cambria" w:cs="Times New Roman"/>
      <w:b/>
      <w:bCs/>
      <w:color w:val="365F91"/>
      <w:sz w:val="24"/>
      <w:szCs w:val="24"/>
    </w:rPr>
  </w:style>
  <w:style w:type="paragraph" w:styleId="Heading2">
    <w:name w:val="heading 2"/>
    <w:basedOn w:val="Normal"/>
    <w:next w:val="Normal"/>
    <w:link w:val="Heading2Char"/>
    <w:uiPriority w:val="9"/>
    <w:unhideWhenUsed/>
    <w:qFormat/>
    <w:rsid w:val="00055AD7"/>
    <w:pPr>
      <w:pBdr>
        <w:bottom w:val="single" w:sz="8" w:space="1" w:color="4F81BD"/>
      </w:pBdr>
      <w:spacing w:before="200" w:after="80"/>
      <w:ind w:firstLine="0"/>
      <w:outlineLvl w:val="1"/>
    </w:pPr>
    <w:rPr>
      <w:rFonts w:ascii="Cambria" w:eastAsia="Times New Roman" w:hAnsi="Cambria" w:cs="Times New Roman"/>
      <w:color w:val="365F91"/>
      <w:sz w:val="24"/>
      <w:szCs w:val="24"/>
    </w:rPr>
  </w:style>
  <w:style w:type="paragraph" w:styleId="Heading3">
    <w:name w:val="heading 3"/>
    <w:basedOn w:val="Normal"/>
    <w:next w:val="Normal"/>
    <w:link w:val="Heading3Char"/>
    <w:uiPriority w:val="9"/>
    <w:unhideWhenUsed/>
    <w:qFormat/>
    <w:rsid w:val="00055AD7"/>
    <w:pPr>
      <w:pBdr>
        <w:bottom w:val="single" w:sz="4" w:space="1" w:color="95B3D7"/>
      </w:pBdr>
      <w:spacing w:before="200" w:after="80"/>
      <w:ind w:firstLine="0"/>
      <w:outlineLvl w:val="2"/>
    </w:pPr>
    <w:rPr>
      <w:rFonts w:ascii="Cambria" w:eastAsia="Times New Roman" w:hAnsi="Cambria" w:cs="Times New Roman"/>
      <w:color w:val="4F81BD"/>
      <w:sz w:val="24"/>
      <w:szCs w:val="24"/>
    </w:rPr>
  </w:style>
  <w:style w:type="paragraph" w:styleId="Heading4">
    <w:name w:val="heading 4"/>
    <w:basedOn w:val="Normal"/>
    <w:next w:val="Normal"/>
    <w:link w:val="Heading4Char"/>
    <w:uiPriority w:val="9"/>
    <w:unhideWhenUsed/>
    <w:qFormat/>
    <w:rsid w:val="00055AD7"/>
    <w:pPr>
      <w:pBdr>
        <w:bottom w:val="single" w:sz="4" w:space="2" w:color="B8CCE4"/>
      </w:pBdr>
      <w:spacing w:before="200" w:after="80"/>
      <w:ind w:firstLine="0"/>
      <w:outlineLvl w:val="3"/>
    </w:pPr>
    <w:rPr>
      <w:rFonts w:ascii="Cambria" w:eastAsia="Times New Roman" w:hAnsi="Cambria" w:cs="Times New Roman"/>
      <w:i/>
      <w:iCs/>
      <w:color w:val="4F81BD"/>
      <w:sz w:val="24"/>
      <w:szCs w:val="24"/>
    </w:rPr>
  </w:style>
  <w:style w:type="paragraph" w:styleId="Heading5">
    <w:name w:val="heading 5"/>
    <w:basedOn w:val="Normal"/>
    <w:next w:val="Normal"/>
    <w:link w:val="Heading5Char"/>
    <w:uiPriority w:val="9"/>
    <w:semiHidden/>
    <w:unhideWhenUsed/>
    <w:qFormat/>
    <w:rsid w:val="00055AD7"/>
    <w:pPr>
      <w:spacing w:before="200" w:after="80"/>
      <w:ind w:firstLine="0"/>
      <w:outlineLvl w:val="4"/>
    </w:pPr>
    <w:rPr>
      <w:rFonts w:ascii="Cambria" w:eastAsia="Times New Roman" w:hAnsi="Cambria" w:cs="Times New Roman"/>
      <w:color w:val="4F81BD"/>
    </w:rPr>
  </w:style>
  <w:style w:type="paragraph" w:styleId="Heading6">
    <w:name w:val="heading 6"/>
    <w:basedOn w:val="Normal"/>
    <w:next w:val="Normal"/>
    <w:link w:val="Heading6Char"/>
    <w:uiPriority w:val="9"/>
    <w:semiHidden/>
    <w:unhideWhenUsed/>
    <w:qFormat/>
    <w:rsid w:val="00055AD7"/>
    <w:pPr>
      <w:spacing w:before="280" w:after="100"/>
      <w:ind w:firstLine="0"/>
      <w:outlineLvl w:val="5"/>
    </w:pPr>
    <w:rPr>
      <w:rFonts w:ascii="Cambria" w:eastAsia="Times New Roman" w:hAnsi="Cambria" w:cs="Times New Roman"/>
      <w:i/>
      <w:iCs/>
      <w:color w:val="4F81BD"/>
    </w:rPr>
  </w:style>
  <w:style w:type="paragraph" w:styleId="Heading7">
    <w:name w:val="heading 7"/>
    <w:basedOn w:val="Normal"/>
    <w:next w:val="Normal"/>
    <w:link w:val="Heading7Char"/>
    <w:uiPriority w:val="9"/>
    <w:semiHidden/>
    <w:unhideWhenUsed/>
    <w:qFormat/>
    <w:rsid w:val="00055AD7"/>
    <w:pPr>
      <w:spacing w:before="320" w:after="100"/>
      <w:ind w:firstLine="0"/>
      <w:outlineLvl w:val="6"/>
    </w:pPr>
    <w:rPr>
      <w:rFonts w:ascii="Cambria" w:eastAsia="Times New Roman" w:hAnsi="Cambria" w:cs="Times New Roman"/>
      <w:b/>
      <w:bCs/>
      <w:color w:val="9BBB59"/>
      <w:sz w:val="20"/>
      <w:szCs w:val="20"/>
    </w:rPr>
  </w:style>
  <w:style w:type="paragraph" w:styleId="Heading8">
    <w:name w:val="heading 8"/>
    <w:basedOn w:val="Normal"/>
    <w:next w:val="Normal"/>
    <w:link w:val="Heading8Char"/>
    <w:uiPriority w:val="9"/>
    <w:semiHidden/>
    <w:unhideWhenUsed/>
    <w:qFormat/>
    <w:rsid w:val="00055AD7"/>
    <w:pPr>
      <w:spacing w:before="320" w:after="100"/>
      <w:ind w:firstLine="0"/>
      <w:outlineLvl w:val="7"/>
    </w:pPr>
    <w:rPr>
      <w:rFonts w:ascii="Cambria" w:eastAsia="Times New Roman" w:hAnsi="Cambria" w:cs="Times New Roman"/>
      <w:b/>
      <w:bCs/>
      <w:i/>
      <w:iCs/>
      <w:color w:val="9BBB59"/>
      <w:sz w:val="20"/>
      <w:szCs w:val="20"/>
    </w:rPr>
  </w:style>
  <w:style w:type="paragraph" w:styleId="Heading9">
    <w:name w:val="heading 9"/>
    <w:basedOn w:val="Normal"/>
    <w:next w:val="Normal"/>
    <w:link w:val="Heading9Char"/>
    <w:uiPriority w:val="9"/>
    <w:semiHidden/>
    <w:unhideWhenUsed/>
    <w:qFormat/>
    <w:rsid w:val="00055AD7"/>
    <w:pPr>
      <w:spacing w:before="320" w:after="100"/>
      <w:ind w:firstLine="0"/>
      <w:outlineLvl w:val="8"/>
    </w:pPr>
    <w:rPr>
      <w:rFonts w:ascii="Cambria" w:eastAsia="Times New Roman" w:hAnsi="Cambria" w:cs="Times New Roman"/>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5AD7"/>
    <w:rPr>
      <w:rFonts w:ascii="Cambria" w:eastAsia="Times New Roman" w:hAnsi="Cambria" w:cs="Times New Roman"/>
      <w:b/>
      <w:bCs/>
      <w:color w:val="365F91"/>
      <w:sz w:val="24"/>
      <w:szCs w:val="24"/>
    </w:rPr>
  </w:style>
  <w:style w:type="character" w:customStyle="1" w:styleId="Heading2Char">
    <w:name w:val="Heading 2 Char"/>
    <w:link w:val="Heading2"/>
    <w:uiPriority w:val="9"/>
    <w:rsid w:val="00055AD7"/>
    <w:rPr>
      <w:rFonts w:ascii="Cambria" w:eastAsia="Times New Roman" w:hAnsi="Cambria" w:cs="Times New Roman"/>
      <w:color w:val="365F91"/>
      <w:sz w:val="24"/>
      <w:szCs w:val="24"/>
    </w:rPr>
  </w:style>
  <w:style w:type="character" w:customStyle="1" w:styleId="Heading3Char">
    <w:name w:val="Heading 3 Char"/>
    <w:link w:val="Heading3"/>
    <w:uiPriority w:val="9"/>
    <w:rsid w:val="00055AD7"/>
    <w:rPr>
      <w:rFonts w:ascii="Cambria" w:eastAsia="Times New Roman" w:hAnsi="Cambria" w:cs="Times New Roman"/>
      <w:color w:val="4F81BD"/>
      <w:sz w:val="24"/>
      <w:szCs w:val="24"/>
    </w:rPr>
  </w:style>
  <w:style w:type="character" w:customStyle="1" w:styleId="Heading4Char">
    <w:name w:val="Heading 4 Char"/>
    <w:link w:val="Heading4"/>
    <w:uiPriority w:val="9"/>
    <w:rsid w:val="00055AD7"/>
    <w:rPr>
      <w:rFonts w:ascii="Cambria" w:eastAsia="Times New Roman" w:hAnsi="Cambria" w:cs="Times New Roman"/>
      <w:i/>
      <w:iCs/>
      <w:color w:val="4F81BD"/>
      <w:sz w:val="24"/>
      <w:szCs w:val="24"/>
    </w:rPr>
  </w:style>
  <w:style w:type="character" w:customStyle="1" w:styleId="Heading5Char">
    <w:name w:val="Heading 5 Char"/>
    <w:link w:val="Heading5"/>
    <w:uiPriority w:val="9"/>
    <w:semiHidden/>
    <w:rsid w:val="00055AD7"/>
    <w:rPr>
      <w:rFonts w:ascii="Cambria" w:eastAsia="Times New Roman" w:hAnsi="Cambria" w:cs="Times New Roman"/>
      <w:color w:val="4F81BD"/>
    </w:rPr>
  </w:style>
  <w:style w:type="character" w:customStyle="1" w:styleId="Heading6Char">
    <w:name w:val="Heading 6 Char"/>
    <w:link w:val="Heading6"/>
    <w:uiPriority w:val="9"/>
    <w:semiHidden/>
    <w:rsid w:val="00055AD7"/>
    <w:rPr>
      <w:rFonts w:ascii="Cambria" w:eastAsia="Times New Roman" w:hAnsi="Cambria" w:cs="Times New Roman"/>
      <w:i/>
      <w:iCs/>
      <w:color w:val="4F81BD"/>
    </w:rPr>
  </w:style>
  <w:style w:type="character" w:customStyle="1" w:styleId="Heading7Char">
    <w:name w:val="Heading 7 Char"/>
    <w:link w:val="Heading7"/>
    <w:uiPriority w:val="9"/>
    <w:semiHidden/>
    <w:rsid w:val="00055AD7"/>
    <w:rPr>
      <w:rFonts w:ascii="Cambria" w:eastAsia="Times New Roman" w:hAnsi="Cambria" w:cs="Times New Roman"/>
      <w:b/>
      <w:bCs/>
      <w:color w:val="9BBB59"/>
      <w:sz w:val="20"/>
      <w:szCs w:val="20"/>
    </w:rPr>
  </w:style>
  <w:style w:type="character" w:customStyle="1" w:styleId="Heading8Char">
    <w:name w:val="Heading 8 Char"/>
    <w:link w:val="Heading8"/>
    <w:uiPriority w:val="9"/>
    <w:semiHidden/>
    <w:rsid w:val="00055AD7"/>
    <w:rPr>
      <w:rFonts w:ascii="Cambria" w:eastAsia="Times New Roman" w:hAnsi="Cambria" w:cs="Times New Roman"/>
      <w:b/>
      <w:bCs/>
      <w:i/>
      <w:iCs/>
      <w:color w:val="9BBB59"/>
      <w:sz w:val="20"/>
      <w:szCs w:val="20"/>
    </w:rPr>
  </w:style>
  <w:style w:type="character" w:customStyle="1" w:styleId="Heading9Char">
    <w:name w:val="Heading 9 Char"/>
    <w:link w:val="Heading9"/>
    <w:uiPriority w:val="9"/>
    <w:semiHidden/>
    <w:rsid w:val="00055AD7"/>
    <w:rPr>
      <w:rFonts w:ascii="Cambria" w:eastAsia="Times New Roman" w:hAnsi="Cambria" w:cs="Times New Roman"/>
      <w:i/>
      <w:iCs/>
      <w:color w:val="9BBB59"/>
      <w:sz w:val="20"/>
      <w:szCs w:val="20"/>
    </w:rPr>
  </w:style>
  <w:style w:type="paragraph" w:styleId="BalloonText">
    <w:name w:val="Balloon Text"/>
    <w:basedOn w:val="Normal"/>
    <w:link w:val="BalloonTextChar1"/>
    <w:uiPriority w:val="99"/>
    <w:semiHidden/>
    <w:unhideWhenUsed/>
    <w:rsid w:val="00D2098B"/>
    <w:rPr>
      <w:rFonts w:ascii="Lucida Grande" w:hAnsi="Lucida Grande"/>
      <w:sz w:val="18"/>
      <w:szCs w:val="18"/>
    </w:rPr>
  </w:style>
  <w:style w:type="character" w:customStyle="1" w:styleId="BalloonTextChar1">
    <w:name w:val="Balloon Text Char1"/>
    <w:link w:val="BalloonText"/>
    <w:uiPriority w:val="99"/>
    <w:semiHidden/>
    <w:rsid w:val="00D2098B"/>
    <w:rPr>
      <w:rFonts w:ascii="Lucida Grande" w:hAnsi="Lucida Grande"/>
      <w:sz w:val="18"/>
      <w:szCs w:val="18"/>
      <w:lang w:eastAsia="zh-CN"/>
    </w:rPr>
  </w:style>
  <w:style w:type="character" w:customStyle="1" w:styleId="BalloonTextChar">
    <w:name w:val="Balloon Text Char"/>
    <w:basedOn w:val="DefaultParagraphFont"/>
    <w:uiPriority w:val="99"/>
    <w:semiHidden/>
    <w:rsid w:val="00171DD5"/>
    <w:rPr>
      <w:rFonts w:ascii="Lucida Grande" w:hAnsi="Lucida Grande"/>
      <w:sz w:val="18"/>
      <w:szCs w:val="18"/>
    </w:rPr>
  </w:style>
  <w:style w:type="paragraph" w:styleId="Caption">
    <w:name w:val="caption"/>
    <w:basedOn w:val="Normal"/>
    <w:next w:val="Normal"/>
    <w:uiPriority w:val="35"/>
    <w:unhideWhenUsed/>
    <w:qFormat/>
    <w:rsid w:val="00055AD7"/>
    <w:rPr>
      <w:b/>
      <w:bCs/>
      <w:sz w:val="18"/>
      <w:szCs w:val="18"/>
    </w:rPr>
  </w:style>
  <w:style w:type="character" w:customStyle="1" w:styleId="apple-style-span">
    <w:name w:val="apple-style-span"/>
    <w:basedOn w:val="DefaultParagraphFont"/>
    <w:rsid w:val="000F1AF4"/>
  </w:style>
  <w:style w:type="character" w:styleId="Hyperlink">
    <w:name w:val="Hyperlink"/>
    <w:uiPriority w:val="99"/>
    <w:unhideWhenUsed/>
    <w:rsid w:val="000F1AF4"/>
    <w:rPr>
      <w:color w:val="0000FF"/>
      <w:u w:val="single"/>
    </w:rPr>
  </w:style>
  <w:style w:type="character" w:styleId="CommentReference">
    <w:name w:val="annotation reference"/>
    <w:uiPriority w:val="99"/>
    <w:semiHidden/>
    <w:unhideWhenUsed/>
    <w:rsid w:val="004E1571"/>
    <w:rPr>
      <w:sz w:val="18"/>
      <w:szCs w:val="18"/>
    </w:rPr>
  </w:style>
  <w:style w:type="paragraph" w:styleId="CommentText">
    <w:name w:val="annotation text"/>
    <w:basedOn w:val="Normal"/>
    <w:link w:val="CommentTextChar"/>
    <w:uiPriority w:val="99"/>
    <w:semiHidden/>
    <w:unhideWhenUsed/>
    <w:rsid w:val="004E1571"/>
    <w:rPr>
      <w:sz w:val="24"/>
      <w:szCs w:val="24"/>
    </w:rPr>
  </w:style>
  <w:style w:type="character" w:customStyle="1" w:styleId="CommentTextChar">
    <w:name w:val="Comment Text Char"/>
    <w:link w:val="CommentText"/>
    <w:uiPriority w:val="99"/>
    <w:semiHidden/>
    <w:rsid w:val="004E1571"/>
    <w:rPr>
      <w:sz w:val="24"/>
      <w:szCs w:val="24"/>
      <w:lang w:eastAsia="zh-CN"/>
    </w:rPr>
  </w:style>
  <w:style w:type="paragraph" w:styleId="CommentSubject">
    <w:name w:val="annotation subject"/>
    <w:basedOn w:val="CommentText"/>
    <w:next w:val="CommentText"/>
    <w:link w:val="CommentSubjectChar"/>
    <w:uiPriority w:val="99"/>
    <w:semiHidden/>
    <w:unhideWhenUsed/>
    <w:rsid w:val="004E1571"/>
    <w:rPr>
      <w:b/>
      <w:bCs/>
      <w:sz w:val="20"/>
      <w:szCs w:val="20"/>
    </w:rPr>
  </w:style>
  <w:style w:type="character" w:customStyle="1" w:styleId="CommentSubjectChar">
    <w:name w:val="Comment Subject Char"/>
    <w:link w:val="CommentSubject"/>
    <w:uiPriority w:val="99"/>
    <w:semiHidden/>
    <w:rsid w:val="004E1571"/>
    <w:rPr>
      <w:b/>
      <w:bCs/>
      <w:sz w:val="24"/>
      <w:szCs w:val="24"/>
      <w:lang w:eastAsia="zh-CN"/>
    </w:rPr>
  </w:style>
  <w:style w:type="paragraph" w:styleId="NormalWeb">
    <w:name w:val="Normal (Web)"/>
    <w:basedOn w:val="Normal"/>
    <w:uiPriority w:val="99"/>
    <w:unhideWhenUsed/>
    <w:rsid w:val="005F28D5"/>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5F28D5"/>
  </w:style>
  <w:style w:type="character" w:styleId="Strong">
    <w:name w:val="Strong"/>
    <w:uiPriority w:val="22"/>
    <w:qFormat/>
    <w:rsid w:val="00055AD7"/>
    <w:rPr>
      <w:b/>
      <w:bCs/>
      <w:spacing w:val="0"/>
    </w:rPr>
  </w:style>
  <w:style w:type="character" w:styleId="FollowedHyperlink">
    <w:name w:val="FollowedHyperlink"/>
    <w:uiPriority w:val="99"/>
    <w:semiHidden/>
    <w:unhideWhenUsed/>
    <w:rsid w:val="00151A8D"/>
    <w:rPr>
      <w:color w:val="800080"/>
      <w:u w:val="single"/>
    </w:rPr>
  </w:style>
  <w:style w:type="table" w:styleId="TableGrid">
    <w:name w:val="Table Grid"/>
    <w:basedOn w:val="TableNormal"/>
    <w:uiPriority w:val="59"/>
    <w:rsid w:val="00093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1"/>
    <w:rsid w:val="0009362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2">
    <w:name w:val="Light Grid Accent 2"/>
    <w:basedOn w:val="TableNormal"/>
    <w:uiPriority w:val="67"/>
    <w:rsid w:val="0009362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ghtShading-Accent6">
    <w:name w:val="Light Shading Accent 6"/>
    <w:basedOn w:val="TableNormal"/>
    <w:uiPriority w:val="65"/>
    <w:rsid w:val="0009362E"/>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Helv" w:eastAsia="Helv" w:hAnsi="Helv"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ghtGrid-Accent5">
    <w:name w:val="Light Grid Accent 5"/>
    <w:basedOn w:val="TableNormal"/>
    <w:uiPriority w:val="67"/>
    <w:rsid w:val="0009362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2-Accent2">
    <w:name w:val="Medium Grid 2 Accent 2"/>
    <w:basedOn w:val="TableNormal"/>
    <w:uiPriority w:val="73"/>
    <w:rsid w:val="0009362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IntenseQuote1">
    <w:name w:val="Intense Quote1"/>
    <w:link w:val="IntenseQuoteChar"/>
    <w:uiPriority w:val="30"/>
    <w:qFormat/>
    <w:rsid w:val="00055AD7"/>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eastAsia="Times New Roman" w:hAnsi="Cambria" w:cs="Times New Roman"/>
      <w:i/>
      <w:iCs/>
      <w:color w:val="FFFFFF"/>
      <w:sz w:val="24"/>
      <w:szCs w:val="24"/>
      <w:lang w:val="en-US"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tblPr/>
      <w:tcPr>
        <w:tcBorders>
          <w:top w:val="single" w:sz="8" w:space="0" w:color="4F81BD"/>
          <w:left w:val="nil"/>
          <w:bottom w:val="single" w:sz="8" w:space="0" w:color="4F81BD"/>
          <w:right w:val="nil"/>
          <w:insideH w:val="nil"/>
          <w:insideV w:val="nil"/>
        </w:tcBorders>
      </w:tcPr>
    </w:tblStylePr>
    <w:tblStylePr w:type="lastRow">
      <w:tblPr/>
      <w:tcPr>
        <w:tcBorders>
          <w:top w:val="single" w:sz="8" w:space="0" w:color="4F81BD"/>
          <w:left w:val="nil"/>
          <w:bottom w:val="single" w:sz="8" w:space="0" w:color="4F81BD"/>
          <w:right w:val="nil"/>
          <w:insideH w:val="nil"/>
          <w:insideV w:val="nil"/>
        </w:tcBorders>
      </w:tc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IntenseQuoteChar">
    <w:name w:val="Intense Quote Char"/>
    <w:link w:val="IntenseQuote1"/>
    <w:uiPriority w:val="30"/>
    <w:rsid w:val="00055AD7"/>
    <w:rPr>
      <w:rFonts w:ascii="Cambria" w:eastAsia="Times New Roman" w:hAnsi="Cambria" w:cs="Times New Roman"/>
      <w:i/>
      <w:iCs/>
      <w:color w:val="FFFFFF"/>
      <w:sz w:val="24"/>
      <w:szCs w:val="24"/>
      <w:shd w:val="clear" w:color="auto" w:fill="4F81BD"/>
    </w:rPr>
  </w:style>
  <w:style w:type="table" w:styleId="MediumGrid1-Accent2">
    <w:name w:val="Medium Grid 1 Accent 2"/>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MediumGrid1-Accent4">
    <w:name w:val="Medium Grid 1 Accent 4"/>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MediumGrid1-Accent6">
    <w:name w:val="Medium Grid 1 Accent 6"/>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paragraph" w:styleId="Title">
    <w:name w:val="Title"/>
    <w:basedOn w:val="Normal"/>
    <w:next w:val="Normal"/>
    <w:link w:val="TitleChar"/>
    <w:uiPriority w:val="10"/>
    <w:qFormat/>
    <w:rsid w:val="00055AD7"/>
    <w:pPr>
      <w:pBdr>
        <w:top w:val="single" w:sz="8" w:space="10" w:color="A7BFDE"/>
        <w:bottom w:val="single" w:sz="24" w:space="15" w:color="9BBB59"/>
      </w:pBdr>
      <w:ind w:firstLine="0"/>
      <w:jc w:val="center"/>
    </w:pPr>
    <w:rPr>
      <w:rFonts w:ascii="Cambria" w:eastAsia="Times New Roman" w:hAnsi="Cambria" w:cs="Times New Roman"/>
      <w:i/>
      <w:iCs/>
      <w:color w:val="243F60"/>
      <w:sz w:val="60"/>
      <w:szCs w:val="60"/>
    </w:rPr>
  </w:style>
  <w:style w:type="character" w:customStyle="1" w:styleId="TitleChar">
    <w:name w:val="Title Char"/>
    <w:link w:val="Title"/>
    <w:uiPriority w:val="10"/>
    <w:rsid w:val="00055AD7"/>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055AD7"/>
    <w:pPr>
      <w:spacing w:before="200" w:after="900"/>
      <w:ind w:firstLine="0"/>
      <w:jc w:val="right"/>
    </w:pPr>
    <w:rPr>
      <w:rFonts w:ascii="Calibri"/>
      <w:i/>
      <w:iCs/>
      <w:sz w:val="24"/>
      <w:szCs w:val="24"/>
    </w:rPr>
  </w:style>
  <w:style w:type="character" w:customStyle="1" w:styleId="SubtitleChar">
    <w:name w:val="Subtitle Char"/>
    <w:link w:val="Subtitle"/>
    <w:uiPriority w:val="11"/>
    <w:rsid w:val="00055AD7"/>
    <w:rPr>
      <w:rFonts w:ascii="Calibri"/>
      <w:i/>
      <w:iCs/>
      <w:sz w:val="24"/>
      <w:szCs w:val="24"/>
    </w:rPr>
  </w:style>
  <w:style w:type="character" w:styleId="Emphasis">
    <w:name w:val="Emphasis"/>
    <w:uiPriority w:val="20"/>
    <w:qFormat/>
    <w:rsid w:val="00055AD7"/>
    <w:rPr>
      <w:b/>
      <w:bCs/>
      <w:i/>
      <w:iCs/>
      <w:color w:val="5A5A5A" w:themeColor="text1" w:themeTint="A5"/>
    </w:rPr>
  </w:style>
  <w:style w:type="paragraph" w:styleId="NoSpacing">
    <w:name w:val="No Spacing"/>
    <w:basedOn w:val="Normal"/>
    <w:link w:val="NoSpacingChar"/>
    <w:uiPriority w:val="1"/>
    <w:qFormat/>
    <w:rsid w:val="00055AD7"/>
    <w:pPr>
      <w:ind w:firstLine="0"/>
    </w:pPr>
  </w:style>
  <w:style w:type="character" w:customStyle="1" w:styleId="NoSpacingChar">
    <w:name w:val="No Spacing Char"/>
    <w:link w:val="NoSpacing"/>
    <w:uiPriority w:val="1"/>
    <w:rsid w:val="00055AD7"/>
  </w:style>
  <w:style w:type="paragraph" w:styleId="ListParagraph">
    <w:name w:val="List Paragraph"/>
    <w:basedOn w:val="Normal"/>
    <w:uiPriority w:val="34"/>
    <w:qFormat/>
    <w:rsid w:val="00055AD7"/>
    <w:pPr>
      <w:ind w:left="720"/>
      <w:contextualSpacing/>
    </w:pPr>
  </w:style>
  <w:style w:type="paragraph" w:styleId="Quote">
    <w:name w:val="Quote"/>
    <w:basedOn w:val="Normal"/>
    <w:next w:val="Normal"/>
    <w:link w:val="QuoteChar"/>
    <w:uiPriority w:val="29"/>
    <w:qFormat/>
    <w:rsid w:val="00055AD7"/>
    <w:rPr>
      <w:rFonts w:ascii="Cambria" w:eastAsia="Times New Roman" w:hAnsi="Cambria" w:cs="Times New Roman"/>
      <w:i/>
      <w:iCs/>
      <w:color w:val="5A5A5A"/>
    </w:rPr>
  </w:style>
  <w:style w:type="character" w:customStyle="1" w:styleId="QuoteChar">
    <w:name w:val="Quote Char"/>
    <w:link w:val="Quote"/>
    <w:uiPriority w:val="29"/>
    <w:rsid w:val="00055AD7"/>
    <w:rPr>
      <w:rFonts w:ascii="Cambria" w:eastAsia="Times New Roman" w:hAnsi="Cambria" w:cs="Times New Roman"/>
      <w:i/>
      <w:iCs/>
      <w:color w:val="5A5A5A"/>
    </w:rPr>
  </w:style>
  <w:style w:type="character" w:styleId="SubtleEmphasis">
    <w:name w:val="Subtle Emphasis"/>
    <w:uiPriority w:val="19"/>
    <w:qFormat/>
    <w:rsid w:val="00055AD7"/>
    <w:rPr>
      <w:i/>
      <w:iCs/>
      <w:color w:val="5A5A5A" w:themeColor="text1" w:themeTint="A5"/>
    </w:rPr>
  </w:style>
  <w:style w:type="character" w:styleId="IntenseEmphasis">
    <w:name w:val="Intense Emphasis"/>
    <w:uiPriority w:val="21"/>
    <w:qFormat/>
    <w:rsid w:val="00055AD7"/>
    <w:rPr>
      <w:b/>
      <w:bCs/>
      <w:i/>
      <w:iCs/>
      <w:color w:val="4F81BD" w:themeColor="accent1"/>
      <w:sz w:val="22"/>
      <w:szCs w:val="22"/>
    </w:rPr>
  </w:style>
  <w:style w:type="character" w:styleId="SubtleReference">
    <w:name w:val="Subtle Reference"/>
    <w:uiPriority w:val="31"/>
    <w:qFormat/>
    <w:rsid w:val="00055AD7"/>
    <w:rPr>
      <w:color w:val="auto"/>
      <w:u w:val="single" w:color="9BBB59" w:themeColor="accent3"/>
    </w:rPr>
  </w:style>
  <w:style w:type="character" w:styleId="IntenseReference">
    <w:name w:val="Intense Reference"/>
    <w:uiPriority w:val="32"/>
    <w:qFormat/>
    <w:rsid w:val="00055AD7"/>
    <w:rPr>
      <w:b/>
      <w:bCs/>
      <w:color w:val="76923C" w:themeColor="accent3" w:themeShade="BF"/>
      <w:u w:val="single" w:color="9BBB59" w:themeColor="accent3"/>
    </w:rPr>
  </w:style>
  <w:style w:type="character" w:styleId="BookTitle">
    <w:name w:val="Book Title"/>
    <w:uiPriority w:val="33"/>
    <w:qFormat/>
    <w:rsid w:val="00055AD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55AD7"/>
    <w:pPr>
      <w:pBdr>
        <w:bottom w:val="single" w:sz="12" w:space="1" w:color="365F91" w:themeColor="accent1" w:themeShade="BF"/>
      </w:pBdr>
      <w:outlineLvl w:val="9"/>
    </w:pPr>
    <w:rPr>
      <w:rFonts w:asciiTheme="majorHAnsi" w:eastAsiaTheme="majorEastAsia" w:hAnsiTheme="majorHAnsi" w:cstheme="majorBidi"/>
      <w:color w:val="365F91" w:themeColor="accent1" w:themeShade="BF"/>
      <w:lang w:bidi="en-US"/>
    </w:rPr>
  </w:style>
  <w:style w:type="paragraph" w:styleId="TOC1">
    <w:name w:val="toc 1"/>
    <w:basedOn w:val="Normal"/>
    <w:next w:val="Normal"/>
    <w:autoRedefine/>
    <w:uiPriority w:val="39"/>
    <w:unhideWhenUsed/>
    <w:rsid w:val="000115F8"/>
    <w:pPr>
      <w:spacing w:after="100"/>
    </w:pPr>
  </w:style>
  <w:style w:type="paragraph" w:styleId="TOC2">
    <w:name w:val="toc 2"/>
    <w:basedOn w:val="Normal"/>
    <w:next w:val="Normal"/>
    <w:autoRedefine/>
    <w:uiPriority w:val="39"/>
    <w:unhideWhenUsed/>
    <w:rsid w:val="000115F8"/>
    <w:pPr>
      <w:spacing w:after="100"/>
      <w:ind w:left="220"/>
    </w:pPr>
  </w:style>
  <w:style w:type="paragraph" w:styleId="IntenseQuote">
    <w:name w:val="Intense Quote"/>
    <w:basedOn w:val="Normal"/>
    <w:next w:val="Normal"/>
    <w:uiPriority w:val="30"/>
    <w:qFormat/>
    <w:rsid w:val="000115F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lang w:eastAsia="en-US"/>
    </w:rPr>
  </w:style>
  <w:style w:type="character" w:customStyle="1" w:styleId="IntenseQuoteChar1">
    <w:name w:val="Intense Quote Char1"/>
    <w:basedOn w:val="DefaultParagraphFont"/>
    <w:uiPriority w:val="30"/>
    <w:rsid w:val="000115F8"/>
    <w:rPr>
      <w:b/>
      <w:bCs/>
      <w:i/>
      <w:iCs/>
      <w:color w:val="4F81BD" w:themeColor="accent1"/>
    </w:rPr>
  </w:style>
  <w:style w:type="paragraph" w:styleId="TOC3">
    <w:name w:val="toc 3"/>
    <w:basedOn w:val="Normal"/>
    <w:next w:val="Normal"/>
    <w:autoRedefine/>
    <w:uiPriority w:val="39"/>
    <w:unhideWhenUsed/>
    <w:rsid w:val="00357C65"/>
    <w:pPr>
      <w:spacing w:after="100"/>
      <w:ind w:left="440"/>
    </w:pPr>
  </w:style>
  <w:style w:type="paragraph" w:styleId="Revision">
    <w:name w:val="Revision"/>
    <w:hidden/>
    <w:uiPriority w:val="99"/>
    <w:semiHidden/>
    <w:rsid w:val="0016019B"/>
    <w:pPr>
      <w:ind w:firstLine="0"/>
    </w:pPr>
  </w:style>
  <w:style w:type="paragraph" w:styleId="Footer">
    <w:name w:val="footer"/>
    <w:basedOn w:val="Normal"/>
    <w:link w:val="FooterChar"/>
    <w:uiPriority w:val="99"/>
    <w:unhideWhenUsed/>
    <w:rsid w:val="00D77222"/>
    <w:pPr>
      <w:tabs>
        <w:tab w:val="center" w:pos="4320"/>
        <w:tab w:val="right" w:pos="8640"/>
      </w:tabs>
    </w:pPr>
  </w:style>
  <w:style w:type="character" w:customStyle="1" w:styleId="FooterChar">
    <w:name w:val="Footer Char"/>
    <w:basedOn w:val="DefaultParagraphFont"/>
    <w:link w:val="Footer"/>
    <w:uiPriority w:val="99"/>
    <w:rsid w:val="00D77222"/>
  </w:style>
  <w:style w:type="character" w:styleId="PageNumber">
    <w:name w:val="page number"/>
    <w:basedOn w:val="DefaultParagraphFont"/>
    <w:uiPriority w:val="99"/>
    <w:semiHidden/>
    <w:unhideWhenUsed/>
    <w:rsid w:val="00D77222"/>
  </w:style>
  <w:style w:type="paragraph" w:styleId="TOC4">
    <w:name w:val="toc 4"/>
    <w:basedOn w:val="Normal"/>
    <w:next w:val="Normal"/>
    <w:autoRedefine/>
    <w:uiPriority w:val="39"/>
    <w:unhideWhenUsed/>
    <w:rsid w:val="00C440E8"/>
    <w:pPr>
      <w:spacing w:after="100"/>
      <w:ind w:left="660"/>
    </w:pPr>
  </w:style>
  <w:style w:type="paragraph" w:styleId="TOC5">
    <w:name w:val="toc 5"/>
    <w:basedOn w:val="Normal"/>
    <w:next w:val="Normal"/>
    <w:autoRedefine/>
    <w:uiPriority w:val="39"/>
    <w:unhideWhenUsed/>
    <w:rsid w:val="008B10F6"/>
    <w:pPr>
      <w:spacing w:after="100" w:line="276" w:lineRule="auto"/>
      <w:ind w:left="880" w:firstLine="0"/>
    </w:pPr>
  </w:style>
  <w:style w:type="paragraph" w:styleId="TOC6">
    <w:name w:val="toc 6"/>
    <w:basedOn w:val="Normal"/>
    <w:next w:val="Normal"/>
    <w:autoRedefine/>
    <w:uiPriority w:val="39"/>
    <w:unhideWhenUsed/>
    <w:rsid w:val="008B10F6"/>
    <w:pPr>
      <w:spacing w:after="100" w:line="276" w:lineRule="auto"/>
      <w:ind w:left="1100" w:firstLine="0"/>
    </w:pPr>
  </w:style>
  <w:style w:type="paragraph" w:styleId="TOC7">
    <w:name w:val="toc 7"/>
    <w:basedOn w:val="Normal"/>
    <w:next w:val="Normal"/>
    <w:autoRedefine/>
    <w:uiPriority w:val="39"/>
    <w:unhideWhenUsed/>
    <w:rsid w:val="008B10F6"/>
    <w:pPr>
      <w:spacing w:after="100" w:line="276" w:lineRule="auto"/>
      <w:ind w:left="1320" w:firstLine="0"/>
    </w:pPr>
  </w:style>
  <w:style w:type="paragraph" w:styleId="TOC8">
    <w:name w:val="toc 8"/>
    <w:basedOn w:val="Normal"/>
    <w:next w:val="Normal"/>
    <w:autoRedefine/>
    <w:uiPriority w:val="39"/>
    <w:unhideWhenUsed/>
    <w:rsid w:val="008B10F6"/>
    <w:pPr>
      <w:spacing w:after="100" w:line="276" w:lineRule="auto"/>
      <w:ind w:left="1540" w:firstLine="0"/>
    </w:pPr>
  </w:style>
  <w:style w:type="paragraph" w:styleId="TOC9">
    <w:name w:val="toc 9"/>
    <w:basedOn w:val="Normal"/>
    <w:next w:val="Normal"/>
    <w:autoRedefine/>
    <w:uiPriority w:val="39"/>
    <w:unhideWhenUsed/>
    <w:rsid w:val="008B10F6"/>
    <w:pPr>
      <w:spacing w:after="100" w:line="276" w:lineRule="auto"/>
      <w:ind w:left="1760" w:firstLine="0"/>
    </w:pPr>
  </w:style>
  <w:style w:type="paragraph" w:styleId="Header">
    <w:name w:val="header"/>
    <w:basedOn w:val="Normal"/>
    <w:link w:val="HeaderChar"/>
    <w:uiPriority w:val="99"/>
    <w:unhideWhenUsed/>
    <w:rsid w:val="00D67B3D"/>
    <w:pPr>
      <w:tabs>
        <w:tab w:val="center" w:pos="4513"/>
        <w:tab w:val="right" w:pos="9026"/>
      </w:tabs>
    </w:pPr>
  </w:style>
  <w:style w:type="character" w:customStyle="1" w:styleId="HeaderChar">
    <w:name w:val="Header Char"/>
    <w:basedOn w:val="DefaultParagraphFont"/>
    <w:link w:val="Header"/>
    <w:uiPriority w:val="99"/>
    <w:rsid w:val="00D67B3D"/>
  </w:style>
  <w:style w:type="paragraph" w:customStyle="1" w:styleId="MonotypeXML">
    <w:name w:val="Monotype XML"/>
    <w:basedOn w:val="Normal"/>
    <w:link w:val="MonotypeXMLChar"/>
    <w:qFormat/>
    <w:rsid w:val="006A561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textAlignment w:val="top"/>
    </w:pPr>
    <w:rPr>
      <w:rFonts w:ascii="Lucida Console" w:eastAsia="Times New Roman" w:hAnsi="Lucida Console" w:cs="Arial"/>
      <w:color w:val="000088"/>
      <w:sz w:val="16"/>
      <w:szCs w:val="16"/>
    </w:rPr>
  </w:style>
  <w:style w:type="character" w:customStyle="1" w:styleId="MonotypeXMLChar">
    <w:name w:val="Monotype XML Char"/>
    <w:basedOn w:val="DefaultParagraphFont"/>
    <w:link w:val="MonotypeXML"/>
    <w:rsid w:val="006A5610"/>
    <w:rPr>
      <w:rFonts w:ascii="Lucida Console" w:eastAsia="Times New Roman" w:hAnsi="Lucida Console" w:cs="Arial"/>
      <w:color w:val="000088"/>
      <w:sz w:val="16"/>
      <w:szCs w:val="16"/>
      <w:shd w:val="clear" w:color="auto" w:fill="F2F2F2" w:themeFill="background1" w:themeFillShade="F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AD7"/>
  </w:style>
  <w:style w:type="paragraph" w:styleId="Heading1">
    <w:name w:val="heading 1"/>
    <w:basedOn w:val="Normal"/>
    <w:next w:val="Normal"/>
    <w:link w:val="Heading1Char"/>
    <w:uiPriority w:val="9"/>
    <w:qFormat/>
    <w:rsid w:val="00055AD7"/>
    <w:pPr>
      <w:pBdr>
        <w:bottom w:val="single" w:sz="12" w:space="1" w:color="365F91"/>
      </w:pBdr>
      <w:spacing w:before="600" w:after="80"/>
      <w:ind w:firstLine="0"/>
      <w:outlineLvl w:val="0"/>
    </w:pPr>
    <w:rPr>
      <w:rFonts w:ascii="Cambria" w:eastAsia="Times New Roman" w:hAnsi="Cambria" w:cs="Times New Roman"/>
      <w:b/>
      <w:bCs/>
      <w:color w:val="365F91"/>
      <w:sz w:val="24"/>
      <w:szCs w:val="24"/>
    </w:rPr>
  </w:style>
  <w:style w:type="paragraph" w:styleId="Heading2">
    <w:name w:val="heading 2"/>
    <w:basedOn w:val="Normal"/>
    <w:next w:val="Normal"/>
    <w:link w:val="Heading2Char"/>
    <w:uiPriority w:val="9"/>
    <w:unhideWhenUsed/>
    <w:qFormat/>
    <w:rsid w:val="00055AD7"/>
    <w:pPr>
      <w:pBdr>
        <w:bottom w:val="single" w:sz="8" w:space="1" w:color="4F81BD"/>
      </w:pBdr>
      <w:spacing w:before="200" w:after="80"/>
      <w:ind w:firstLine="0"/>
      <w:outlineLvl w:val="1"/>
    </w:pPr>
    <w:rPr>
      <w:rFonts w:ascii="Cambria" w:eastAsia="Times New Roman" w:hAnsi="Cambria" w:cs="Times New Roman"/>
      <w:color w:val="365F91"/>
      <w:sz w:val="24"/>
      <w:szCs w:val="24"/>
    </w:rPr>
  </w:style>
  <w:style w:type="paragraph" w:styleId="Heading3">
    <w:name w:val="heading 3"/>
    <w:basedOn w:val="Normal"/>
    <w:next w:val="Normal"/>
    <w:link w:val="Heading3Char"/>
    <w:uiPriority w:val="9"/>
    <w:unhideWhenUsed/>
    <w:qFormat/>
    <w:rsid w:val="00055AD7"/>
    <w:pPr>
      <w:pBdr>
        <w:bottom w:val="single" w:sz="4" w:space="1" w:color="95B3D7"/>
      </w:pBdr>
      <w:spacing w:before="200" w:after="80"/>
      <w:ind w:firstLine="0"/>
      <w:outlineLvl w:val="2"/>
    </w:pPr>
    <w:rPr>
      <w:rFonts w:ascii="Cambria" w:eastAsia="Times New Roman" w:hAnsi="Cambria" w:cs="Times New Roman"/>
      <w:color w:val="4F81BD"/>
      <w:sz w:val="24"/>
      <w:szCs w:val="24"/>
    </w:rPr>
  </w:style>
  <w:style w:type="paragraph" w:styleId="Heading4">
    <w:name w:val="heading 4"/>
    <w:basedOn w:val="Normal"/>
    <w:next w:val="Normal"/>
    <w:link w:val="Heading4Char"/>
    <w:uiPriority w:val="9"/>
    <w:unhideWhenUsed/>
    <w:qFormat/>
    <w:rsid w:val="00055AD7"/>
    <w:pPr>
      <w:pBdr>
        <w:bottom w:val="single" w:sz="4" w:space="2" w:color="B8CCE4"/>
      </w:pBdr>
      <w:spacing w:before="200" w:after="80"/>
      <w:ind w:firstLine="0"/>
      <w:outlineLvl w:val="3"/>
    </w:pPr>
    <w:rPr>
      <w:rFonts w:ascii="Cambria" w:eastAsia="Times New Roman" w:hAnsi="Cambria" w:cs="Times New Roman"/>
      <w:i/>
      <w:iCs/>
      <w:color w:val="4F81BD"/>
      <w:sz w:val="24"/>
      <w:szCs w:val="24"/>
    </w:rPr>
  </w:style>
  <w:style w:type="paragraph" w:styleId="Heading5">
    <w:name w:val="heading 5"/>
    <w:basedOn w:val="Normal"/>
    <w:next w:val="Normal"/>
    <w:link w:val="Heading5Char"/>
    <w:uiPriority w:val="9"/>
    <w:semiHidden/>
    <w:unhideWhenUsed/>
    <w:qFormat/>
    <w:rsid w:val="00055AD7"/>
    <w:pPr>
      <w:spacing w:before="200" w:after="80"/>
      <w:ind w:firstLine="0"/>
      <w:outlineLvl w:val="4"/>
    </w:pPr>
    <w:rPr>
      <w:rFonts w:ascii="Cambria" w:eastAsia="Times New Roman" w:hAnsi="Cambria" w:cs="Times New Roman"/>
      <w:color w:val="4F81BD"/>
    </w:rPr>
  </w:style>
  <w:style w:type="paragraph" w:styleId="Heading6">
    <w:name w:val="heading 6"/>
    <w:basedOn w:val="Normal"/>
    <w:next w:val="Normal"/>
    <w:link w:val="Heading6Char"/>
    <w:uiPriority w:val="9"/>
    <w:semiHidden/>
    <w:unhideWhenUsed/>
    <w:qFormat/>
    <w:rsid w:val="00055AD7"/>
    <w:pPr>
      <w:spacing w:before="280" w:after="100"/>
      <w:ind w:firstLine="0"/>
      <w:outlineLvl w:val="5"/>
    </w:pPr>
    <w:rPr>
      <w:rFonts w:ascii="Cambria" w:eastAsia="Times New Roman" w:hAnsi="Cambria" w:cs="Times New Roman"/>
      <w:i/>
      <w:iCs/>
      <w:color w:val="4F81BD"/>
    </w:rPr>
  </w:style>
  <w:style w:type="paragraph" w:styleId="Heading7">
    <w:name w:val="heading 7"/>
    <w:basedOn w:val="Normal"/>
    <w:next w:val="Normal"/>
    <w:link w:val="Heading7Char"/>
    <w:uiPriority w:val="9"/>
    <w:semiHidden/>
    <w:unhideWhenUsed/>
    <w:qFormat/>
    <w:rsid w:val="00055AD7"/>
    <w:pPr>
      <w:spacing w:before="320" w:after="100"/>
      <w:ind w:firstLine="0"/>
      <w:outlineLvl w:val="6"/>
    </w:pPr>
    <w:rPr>
      <w:rFonts w:ascii="Cambria" w:eastAsia="Times New Roman" w:hAnsi="Cambria" w:cs="Times New Roman"/>
      <w:b/>
      <w:bCs/>
      <w:color w:val="9BBB59"/>
      <w:sz w:val="20"/>
      <w:szCs w:val="20"/>
    </w:rPr>
  </w:style>
  <w:style w:type="paragraph" w:styleId="Heading8">
    <w:name w:val="heading 8"/>
    <w:basedOn w:val="Normal"/>
    <w:next w:val="Normal"/>
    <w:link w:val="Heading8Char"/>
    <w:uiPriority w:val="9"/>
    <w:semiHidden/>
    <w:unhideWhenUsed/>
    <w:qFormat/>
    <w:rsid w:val="00055AD7"/>
    <w:pPr>
      <w:spacing w:before="320" w:after="100"/>
      <w:ind w:firstLine="0"/>
      <w:outlineLvl w:val="7"/>
    </w:pPr>
    <w:rPr>
      <w:rFonts w:ascii="Cambria" w:eastAsia="Times New Roman" w:hAnsi="Cambria" w:cs="Times New Roman"/>
      <w:b/>
      <w:bCs/>
      <w:i/>
      <w:iCs/>
      <w:color w:val="9BBB59"/>
      <w:sz w:val="20"/>
      <w:szCs w:val="20"/>
    </w:rPr>
  </w:style>
  <w:style w:type="paragraph" w:styleId="Heading9">
    <w:name w:val="heading 9"/>
    <w:basedOn w:val="Normal"/>
    <w:next w:val="Normal"/>
    <w:link w:val="Heading9Char"/>
    <w:uiPriority w:val="9"/>
    <w:semiHidden/>
    <w:unhideWhenUsed/>
    <w:qFormat/>
    <w:rsid w:val="00055AD7"/>
    <w:pPr>
      <w:spacing w:before="320" w:after="100"/>
      <w:ind w:firstLine="0"/>
      <w:outlineLvl w:val="8"/>
    </w:pPr>
    <w:rPr>
      <w:rFonts w:ascii="Cambria" w:eastAsia="Times New Roman" w:hAnsi="Cambria" w:cs="Times New Roman"/>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5AD7"/>
    <w:rPr>
      <w:rFonts w:ascii="Cambria" w:eastAsia="Times New Roman" w:hAnsi="Cambria" w:cs="Times New Roman"/>
      <w:b/>
      <w:bCs/>
      <w:color w:val="365F91"/>
      <w:sz w:val="24"/>
      <w:szCs w:val="24"/>
    </w:rPr>
  </w:style>
  <w:style w:type="character" w:customStyle="1" w:styleId="Heading2Char">
    <w:name w:val="Heading 2 Char"/>
    <w:link w:val="Heading2"/>
    <w:uiPriority w:val="9"/>
    <w:rsid w:val="00055AD7"/>
    <w:rPr>
      <w:rFonts w:ascii="Cambria" w:eastAsia="Times New Roman" w:hAnsi="Cambria" w:cs="Times New Roman"/>
      <w:color w:val="365F91"/>
      <w:sz w:val="24"/>
      <w:szCs w:val="24"/>
    </w:rPr>
  </w:style>
  <w:style w:type="character" w:customStyle="1" w:styleId="Heading3Char">
    <w:name w:val="Heading 3 Char"/>
    <w:link w:val="Heading3"/>
    <w:uiPriority w:val="9"/>
    <w:rsid w:val="00055AD7"/>
    <w:rPr>
      <w:rFonts w:ascii="Cambria" w:eastAsia="Times New Roman" w:hAnsi="Cambria" w:cs="Times New Roman"/>
      <w:color w:val="4F81BD"/>
      <w:sz w:val="24"/>
      <w:szCs w:val="24"/>
    </w:rPr>
  </w:style>
  <w:style w:type="character" w:customStyle="1" w:styleId="Heading4Char">
    <w:name w:val="Heading 4 Char"/>
    <w:link w:val="Heading4"/>
    <w:uiPriority w:val="9"/>
    <w:rsid w:val="00055AD7"/>
    <w:rPr>
      <w:rFonts w:ascii="Cambria" w:eastAsia="Times New Roman" w:hAnsi="Cambria" w:cs="Times New Roman"/>
      <w:i/>
      <w:iCs/>
      <w:color w:val="4F81BD"/>
      <w:sz w:val="24"/>
      <w:szCs w:val="24"/>
    </w:rPr>
  </w:style>
  <w:style w:type="character" w:customStyle="1" w:styleId="Heading5Char">
    <w:name w:val="Heading 5 Char"/>
    <w:link w:val="Heading5"/>
    <w:uiPriority w:val="9"/>
    <w:semiHidden/>
    <w:rsid w:val="00055AD7"/>
    <w:rPr>
      <w:rFonts w:ascii="Cambria" w:eastAsia="Times New Roman" w:hAnsi="Cambria" w:cs="Times New Roman"/>
      <w:color w:val="4F81BD"/>
    </w:rPr>
  </w:style>
  <w:style w:type="character" w:customStyle="1" w:styleId="Heading6Char">
    <w:name w:val="Heading 6 Char"/>
    <w:link w:val="Heading6"/>
    <w:uiPriority w:val="9"/>
    <w:semiHidden/>
    <w:rsid w:val="00055AD7"/>
    <w:rPr>
      <w:rFonts w:ascii="Cambria" w:eastAsia="Times New Roman" w:hAnsi="Cambria" w:cs="Times New Roman"/>
      <w:i/>
      <w:iCs/>
      <w:color w:val="4F81BD"/>
    </w:rPr>
  </w:style>
  <w:style w:type="character" w:customStyle="1" w:styleId="Heading7Char">
    <w:name w:val="Heading 7 Char"/>
    <w:link w:val="Heading7"/>
    <w:uiPriority w:val="9"/>
    <w:semiHidden/>
    <w:rsid w:val="00055AD7"/>
    <w:rPr>
      <w:rFonts w:ascii="Cambria" w:eastAsia="Times New Roman" w:hAnsi="Cambria" w:cs="Times New Roman"/>
      <w:b/>
      <w:bCs/>
      <w:color w:val="9BBB59"/>
      <w:sz w:val="20"/>
      <w:szCs w:val="20"/>
    </w:rPr>
  </w:style>
  <w:style w:type="character" w:customStyle="1" w:styleId="Heading8Char">
    <w:name w:val="Heading 8 Char"/>
    <w:link w:val="Heading8"/>
    <w:uiPriority w:val="9"/>
    <w:semiHidden/>
    <w:rsid w:val="00055AD7"/>
    <w:rPr>
      <w:rFonts w:ascii="Cambria" w:eastAsia="Times New Roman" w:hAnsi="Cambria" w:cs="Times New Roman"/>
      <w:b/>
      <w:bCs/>
      <w:i/>
      <w:iCs/>
      <w:color w:val="9BBB59"/>
      <w:sz w:val="20"/>
      <w:szCs w:val="20"/>
    </w:rPr>
  </w:style>
  <w:style w:type="character" w:customStyle="1" w:styleId="Heading9Char">
    <w:name w:val="Heading 9 Char"/>
    <w:link w:val="Heading9"/>
    <w:uiPriority w:val="9"/>
    <w:semiHidden/>
    <w:rsid w:val="00055AD7"/>
    <w:rPr>
      <w:rFonts w:ascii="Cambria" w:eastAsia="Times New Roman" w:hAnsi="Cambria" w:cs="Times New Roman"/>
      <w:i/>
      <w:iCs/>
      <w:color w:val="9BBB59"/>
      <w:sz w:val="20"/>
      <w:szCs w:val="20"/>
    </w:rPr>
  </w:style>
  <w:style w:type="paragraph" w:styleId="BalloonText">
    <w:name w:val="Balloon Text"/>
    <w:basedOn w:val="Normal"/>
    <w:link w:val="BalloonTextChar1"/>
    <w:uiPriority w:val="99"/>
    <w:semiHidden/>
    <w:unhideWhenUsed/>
    <w:rsid w:val="00D2098B"/>
    <w:rPr>
      <w:rFonts w:ascii="Lucida Grande" w:hAnsi="Lucida Grande"/>
      <w:sz w:val="18"/>
      <w:szCs w:val="18"/>
    </w:rPr>
  </w:style>
  <w:style w:type="character" w:customStyle="1" w:styleId="BalloonTextChar1">
    <w:name w:val="Balloon Text Char1"/>
    <w:link w:val="BalloonText"/>
    <w:uiPriority w:val="99"/>
    <w:semiHidden/>
    <w:rsid w:val="00D2098B"/>
    <w:rPr>
      <w:rFonts w:ascii="Lucida Grande" w:hAnsi="Lucida Grande"/>
      <w:sz w:val="18"/>
      <w:szCs w:val="18"/>
      <w:lang w:eastAsia="zh-CN"/>
    </w:rPr>
  </w:style>
  <w:style w:type="character" w:customStyle="1" w:styleId="BalloonTextChar">
    <w:name w:val="Balloon Text Char"/>
    <w:basedOn w:val="DefaultParagraphFont"/>
    <w:uiPriority w:val="99"/>
    <w:semiHidden/>
    <w:rsid w:val="00171DD5"/>
    <w:rPr>
      <w:rFonts w:ascii="Lucida Grande" w:hAnsi="Lucida Grande"/>
      <w:sz w:val="18"/>
      <w:szCs w:val="18"/>
    </w:rPr>
  </w:style>
  <w:style w:type="paragraph" w:styleId="Caption">
    <w:name w:val="caption"/>
    <w:basedOn w:val="Normal"/>
    <w:next w:val="Normal"/>
    <w:uiPriority w:val="35"/>
    <w:unhideWhenUsed/>
    <w:qFormat/>
    <w:rsid w:val="00055AD7"/>
    <w:rPr>
      <w:b/>
      <w:bCs/>
      <w:sz w:val="18"/>
      <w:szCs w:val="18"/>
    </w:rPr>
  </w:style>
  <w:style w:type="character" w:customStyle="1" w:styleId="apple-style-span">
    <w:name w:val="apple-style-span"/>
    <w:basedOn w:val="DefaultParagraphFont"/>
    <w:rsid w:val="000F1AF4"/>
  </w:style>
  <w:style w:type="character" w:styleId="Hyperlink">
    <w:name w:val="Hyperlink"/>
    <w:uiPriority w:val="99"/>
    <w:unhideWhenUsed/>
    <w:rsid w:val="000F1AF4"/>
    <w:rPr>
      <w:color w:val="0000FF"/>
      <w:u w:val="single"/>
    </w:rPr>
  </w:style>
  <w:style w:type="character" w:styleId="CommentReference">
    <w:name w:val="annotation reference"/>
    <w:uiPriority w:val="99"/>
    <w:semiHidden/>
    <w:unhideWhenUsed/>
    <w:rsid w:val="004E1571"/>
    <w:rPr>
      <w:sz w:val="18"/>
      <w:szCs w:val="18"/>
    </w:rPr>
  </w:style>
  <w:style w:type="paragraph" w:styleId="CommentText">
    <w:name w:val="annotation text"/>
    <w:basedOn w:val="Normal"/>
    <w:link w:val="CommentTextChar"/>
    <w:uiPriority w:val="99"/>
    <w:semiHidden/>
    <w:unhideWhenUsed/>
    <w:rsid w:val="004E1571"/>
    <w:rPr>
      <w:sz w:val="24"/>
      <w:szCs w:val="24"/>
    </w:rPr>
  </w:style>
  <w:style w:type="character" w:customStyle="1" w:styleId="CommentTextChar">
    <w:name w:val="Comment Text Char"/>
    <w:link w:val="CommentText"/>
    <w:uiPriority w:val="99"/>
    <w:semiHidden/>
    <w:rsid w:val="004E1571"/>
    <w:rPr>
      <w:sz w:val="24"/>
      <w:szCs w:val="24"/>
      <w:lang w:eastAsia="zh-CN"/>
    </w:rPr>
  </w:style>
  <w:style w:type="paragraph" w:styleId="CommentSubject">
    <w:name w:val="annotation subject"/>
    <w:basedOn w:val="CommentText"/>
    <w:next w:val="CommentText"/>
    <w:link w:val="CommentSubjectChar"/>
    <w:uiPriority w:val="99"/>
    <w:semiHidden/>
    <w:unhideWhenUsed/>
    <w:rsid w:val="004E1571"/>
    <w:rPr>
      <w:b/>
      <w:bCs/>
      <w:sz w:val="20"/>
      <w:szCs w:val="20"/>
    </w:rPr>
  </w:style>
  <w:style w:type="character" w:customStyle="1" w:styleId="CommentSubjectChar">
    <w:name w:val="Comment Subject Char"/>
    <w:link w:val="CommentSubject"/>
    <w:uiPriority w:val="99"/>
    <w:semiHidden/>
    <w:rsid w:val="004E1571"/>
    <w:rPr>
      <w:b/>
      <w:bCs/>
      <w:sz w:val="24"/>
      <w:szCs w:val="24"/>
      <w:lang w:eastAsia="zh-CN"/>
    </w:rPr>
  </w:style>
  <w:style w:type="paragraph" w:styleId="NormalWeb">
    <w:name w:val="Normal (Web)"/>
    <w:basedOn w:val="Normal"/>
    <w:uiPriority w:val="99"/>
    <w:unhideWhenUsed/>
    <w:rsid w:val="005F28D5"/>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5F28D5"/>
  </w:style>
  <w:style w:type="character" w:styleId="Strong">
    <w:name w:val="Strong"/>
    <w:uiPriority w:val="22"/>
    <w:qFormat/>
    <w:rsid w:val="00055AD7"/>
    <w:rPr>
      <w:b/>
      <w:bCs/>
      <w:spacing w:val="0"/>
    </w:rPr>
  </w:style>
  <w:style w:type="character" w:styleId="FollowedHyperlink">
    <w:name w:val="FollowedHyperlink"/>
    <w:uiPriority w:val="99"/>
    <w:semiHidden/>
    <w:unhideWhenUsed/>
    <w:rsid w:val="00151A8D"/>
    <w:rPr>
      <w:color w:val="800080"/>
      <w:u w:val="single"/>
    </w:rPr>
  </w:style>
  <w:style w:type="table" w:styleId="TableGrid">
    <w:name w:val="Table Grid"/>
    <w:basedOn w:val="TableNormal"/>
    <w:uiPriority w:val="59"/>
    <w:rsid w:val="00093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1"/>
    <w:rsid w:val="0009362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2">
    <w:name w:val="Light Grid Accent 2"/>
    <w:basedOn w:val="TableNormal"/>
    <w:uiPriority w:val="67"/>
    <w:rsid w:val="0009362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ghtShading-Accent6">
    <w:name w:val="Light Shading Accent 6"/>
    <w:basedOn w:val="TableNormal"/>
    <w:uiPriority w:val="65"/>
    <w:rsid w:val="0009362E"/>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Helv" w:eastAsia="Helv" w:hAnsi="Helv"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ghtGrid-Accent5">
    <w:name w:val="Light Grid Accent 5"/>
    <w:basedOn w:val="TableNormal"/>
    <w:uiPriority w:val="67"/>
    <w:rsid w:val="0009362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2-Accent2">
    <w:name w:val="Medium Grid 2 Accent 2"/>
    <w:basedOn w:val="TableNormal"/>
    <w:uiPriority w:val="73"/>
    <w:rsid w:val="0009362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IntenseQuote1">
    <w:name w:val="Intense Quote1"/>
    <w:link w:val="IntenseQuoteChar"/>
    <w:uiPriority w:val="30"/>
    <w:qFormat/>
    <w:rsid w:val="00055AD7"/>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eastAsia="Times New Roman" w:hAnsi="Cambria" w:cs="Times New Roman"/>
      <w:i/>
      <w:iCs/>
      <w:color w:val="FFFFFF"/>
      <w:sz w:val="24"/>
      <w:szCs w:val="24"/>
      <w:lang w:val="en-US"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tblPr/>
      <w:tcPr>
        <w:tcBorders>
          <w:top w:val="single" w:sz="8" w:space="0" w:color="4F81BD"/>
          <w:left w:val="nil"/>
          <w:bottom w:val="single" w:sz="8" w:space="0" w:color="4F81BD"/>
          <w:right w:val="nil"/>
          <w:insideH w:val="nil"/>
          <w:insideV w:val="nil"/>
        </w:tcBorders>
      </w:tcPr>
    </w:tblStylePr>
    <w:tblStylePr w:type="lastRow">
      <w:tblPr/>
      <w:tcPr>
        <w:tcBorders>
          <w:top w:val="single" w:sz="8" w:space="0" w:color="4F81BD"/>
          <w:left w:val="nil"/>
          <w:bottom w:val="single" w:sz="8" w:space="0" w:color="4F81BD"/>
          <w:right w:val="nil"/>
          <w:insideH w:val="nil"/>
          <w:insideV w:val="nil"/>
        </w:tcBorders>
      </w:tc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IntenseQuoteChar">
    <w:name w:val="Intense Quote Char"/>
    <w:link w:val="IntenseQuote1"/>
    <w:uiPriority w:val="30"/>
    <w:rsid w:val="00055AD7"/>
    <w:rPr>
      <w:rFonts w:ascii="Cambria" w:eastAsia="Times New Roman" w:hAnsi="Cambria" w:cs="Times New Roman"/>
      <w:i/>
      <w:iCs/>
      <w:color w:val="FFFFFF"/>
      <w:sz w:val="24"/>
      <w:szCs w:val="24"/>
      <w:shd w:val="clear" w:color="auto" w:fill="4F81BD"/>
    </w:rPr>
  </w:style>
  <w:style w:type="table" w:styleId="MediumGrid1-Accent2">
    <w:name w:val="Medium Grid 1 Accent 2"/>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MediumGrid1-Accent4">
    <w:name w:val="Medium Grid 1 Accent 4"/>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MediumGrid1-Accent6">
    <w:name w:val="Medium Grid 1 Accent 6"/>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paragraph" w:styleId="Title">
    <w:name w:val="Title"/>
    <w:basedOn w:val="Normal"/>
    <w:next w:val="Normal"/>
    <w:link w:val="TitleChar"/>
    <w:uiPriority w:val="10"/>
    <w:qFormat/>
    <w:rsid w:val="00055AD7"/>
    <w:pPr>
      <w:pBdr>
        <w:top w:val="single" w:sz="8" w:space="10" w:color="A7BFDE"/>
        <w:bottom w:val="single" w:sz="24" w:space="15" w:color="9BBB59"/>
      </w:pBdr>
      <w:ind w:firstLine="0"/>
      <w:jc w:val="center"/>
    </w:pPr>
    <w:rPr>
      <w:rFonts w:ascii="Cambria" w:eastAsia="Times New Roman" w:hAnsi="Cambria" w:cs="Times New Roman"/>
      <w:i/>
      <w:iCs/>
      <w:color w:val="243F60"/>
      <w:sz w:val="60"/>
      <w:szCs w:val="60"/>
    </w:rPr>
  </w:style>
  <w:style w:type="character" w:customStyle="1" w:styleId="TitleChar">
    <w:name w:val="Title Char"/>
    <w:link w:val="Title"/>
    <w:uiPriority w:val="10"/>
    <w:rsid w:val="00055AD7"/>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055AD7"/>
    <w:pPr>
      <w:spacing w:before="200" w:after="900"/>
      <w:ind w:firstLine="0"/>
      <w:jc w:val="right"/>
    </w:pPr>
    <w:rPr>
      <w:rFonts w:ascii="Calibri"/>
      <w:i/>
      <w:iCs/>
      <w:sz w:val="24"/>
      <w:szCs w:val="24"/>
    </w:rPr>
  </w:style>
  <w:style w:type="character" w:customStyle="1" w:styleId="SubtitleChar">
    <w:name w:val="Subtitle Char"/>
    <w:link w:val="Subtitle"/>
    <w:uiPriority w:val="11"/>
    <w:rsid w:val="00055AD7"/>
    <w:rPr>
      <w:rFonts w:ascii="Calibri"/>
      <w:i/>
      <w:iCs/>
      <w:sz w:val="24"/>
      <w:szCs w:val="24"/>
    </w:rPr>
  </w:style>
  <w:style w:type="character" w:styleId="Emphasis">
    <w:name w:val="Emphasis"/>
    <w:uiPriority w:val="20"/>
    <w:qFormat/>
    <w:rsid w:val="00055AD7"/>
    <w:rPr>
      <w:b/>
      <w:bCs/>
      <w:i/>
      <w:iCs/>
      <w:color w:val="5A5A5A" w:themeColor="text1" w:themeTint="A5"/>
    </w:rPr>
  </w:style>
  <w:style w:type="paragraph" w:styleId="NoSpacing">
    <w:name w:val="No Spacing"/>
    <w:basedOn w:val="Normal"/>
    <w:link w:val="NoSpacingChar"/>
    <w:uiPriority w:val="1"/>
    <w:qFormat/>
    <w:rsid w:val="00055AD7"/>
    <w:pPr>
      <w:ind w:firstLine="0"/>
    </w:pPr>
  </w:style>
  <w:style w:type="character" w:customStyle="1" w:styleId="NoSpacingChar">
    <w:name w:val="No Spacing Char"/>
    <w:link w:val="NoSpacing"/>
    <w:uiPriority w:val="1"/>
    <w:rsid w:val="00055AD7"/>
  </w:style>
  <w:style w:type="paragraph" w:styleId="ListParagraph">
    <w:name w:val="List Paragraph"/>
    <w:basedOn w:val="Normal"/>
    <w:uiPriority w:val="34"/>
    <w:qFormat/>
    <w:rsid w:val="00055AD7"/>
    <w:pPr>
      <w:ind w:left="720"/>
      <w:contextualSpacing/>
    </w:pPr>
  </w:style>
  <w:style w:type="paragraph" w:styleId="Quote">
    <w:name w:val="Quote"/>
    <w:basedOn w:val="Normal"/>
    <w:next w:val="Normal"/>
    <w:link w:val="QuoteChar"/>
    <w:uiPriority w:val="29"/>
    <w:qFormat/>
    <w:rsid w:val="00055AD7"/>
    <w:rPr>
      <w:rFonts w:ascii="Cambria" w:eastAsia="Times New Roman" w:hAnsi="Cambria" w:cs="Times New Roman"/>
      <w:i/>
      <w:iCs/>
      <w:color w:val="5A5A5A"/>
    </w:rPr>
  </w:style>
  <w:style w:type="character" w:customStyle="1" w:styleId="QuoteChar">
    <w:name w:val="Quote Char"/>
    <w:link w:val="Quote"/>
    <w:uiPriority w:val="29"/>
    <w:rsid w:val="00055AD7"/>
    <w:rPr>
      <w:rFonts w:ascii="Cambria" w:eastAsia="Times New Roman" w:hAnsi="Cambria" w:cs="Times New Roman"/>
      <w:i/>
      <w:iCs/>
      <w:color w:val="5A5A5A"/>
    </w:rPr>
  </w:style>
  <w:style w:type="character" w:styleId="SubtleEmphasis">
    <w:name w:val="Subtle Emphasis"/>
    <w:uiPriority w:val="19"/>
    <w:qFormat/>
    <w:rsid w:val="00055AD7"/>
    <w:rPr>
      <w:i/>
      <w:iCs/>
      <w:color w:val="5A5A5A" w:themeColor="text1" w:themeTint="A5"/>
    </w:rPr>
  </w:style>
  <w:style w:type="character" w:styleId="IntenseEmphasis">
    <w:name w:val="Intense Emphasis"/>
    <w:uiPriority w:val="21"/>
    <w:qFormat/>
    <w:rsid w:val="00055AD7"/>
    <w:rPr>
      <w:b/>
      <w:bCs/>
      <w:i/>
      <w:iCs/>
      <w:color w:val="4F81BD" w:themeColor="accent1"/>
      <w:sz w:val="22"/>
      <w:szCs w:val="22"/>
    </w:rPr>
  </w:style>
  <w:style w:type="character" w:styleId="SubtleReference">
    <w:name w:val="Subtle Reference"/>
    <w:uiPriority w:val="31"/>
    <w:qFormat/>
    <w:rsid w:val="00055AD7"/>
    <w:rPr>
      <w:color w:val="auto"/>
      <w:u w:val="single" w:color="9BBB59" w:themeColor="accent3"/>
    </w:rPr>
  </w:style>
  <w:style w:type="character" w:styleId="IntenseReference">
    <w:name w:val="Intense Reference"/>
    <w:uiPriority w:val="32"/>
    <w:qFormat/>
    <w:rsid w:val="00055AD7"/>
    <w:rPr>
      <w:b/>
      <w:bCs/>
      <w:color w:val="76923C" w:themeColor="accent3" w:themeShade="BF"/>
      <w:u w:val="single" w:color="9BBB59" w:themeColor="accent3"/>
    </w:rPr>
  </w:style>
  <w:style w:type="character" w:styleId="BookTitle">
    <w:name w:val="Book Title"/>
    <w:uiPriority w:val="33"/>
    <w:qFormat/>
    <w:rsid w:val="00055AD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55AD7"/>
    <w:pPr>
      <w:pBdr>
        <w:bottom w:val="single" w:sz="12" w:space="1" w:color="365F91" w:themeColor="accent1" w:themeShade="BF"/>
      </w:pBdr>
      <w:outlineLvl w:val="9"/>
    </w:pPr>
    <w:rPr>
      <w:rFonts w:asciiTheme="majorHAnsi" w:eastAsiaTheme="majorEastAsia" w:hAnsiTheme="majorHAnsi" w:cstheme="majorBidi"/>
      <w:color w:val="365F91" w:themeColor="accent1" w:themeShade="BF"/>
      <w:lang w:bidi="en-US"/>
    </w:rPr>
  </w:style>
  <w:style w:type="paragraph" w:styleId="TOC1">
    <w:name w:val="toc 1"/>
    <w:basedOn w:val="Normal"/>
    <w:next w:val="Normal"/>
    <w:autoRedefine/>
    <w:uiPriority w:val="39"/>
    <w:unhideWhenUsed/>
    <w:rsid w:val="000115F8"/>
    <w:pPr>
      <w:spacing w:after="100"/>
    </w:pPr>
  </w:style>
  <w:style w:type="paragraph" w:styleId="TOC2">
    <w:name w:val="toc 2"/>
    <w:basedOn w:val="Normal"/>
    <w:next w:val="Normal"/>
    <w:autoRedefine/>
    <w:uiPriority w:val="39"/>
    <w:unhideWhenUsed/>
    <w:rsid w:val="000115F8"/>
    <w:pPr>
      <w:spacing w:after="100"/>
      <w:ind w:left="220"/>
    </w:pPr>
  </w:style>
  <w:style w:type="paragraph" w:styleId="IntenseQuote">
    <w:name w:val="Intense Quote"/>
    <w:basedOn w:val="Normal"/>
    <w:next w:val="Normal"/>
    <w:uiPriority w:val="30"/>
    <w:qFormat/>
    <w:rsid w:val="000115F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lang w:eastAsia="en-US"/>
    </w:rPr>
  </w:style>
  <w:style w:type="character" w:customStyle="1" w:styleId="IntenseQuoteChar1">
    <w:name w:val="Intense Quote Char1"/>
    <w:basedOn w:val="DefaultParagraphFont"/>
    <w:uiPriority w:val="30"/>
    <w:rsid w:val="000115F8"/>
    <w:rPr>
      <w:b/>
      <w:bCs/>
      <w:i/>
      <w:iCs/>
      <w:color w:val="4F81BD" w:themeColor="accent1"/>
    </w:rPr>
  </w:style>
  <w:style w:type="paragraph" w:styleId="TOC3">
    <w:name w:val="toc 3"/>
    <w:basedOn w:val="Normal"/>
    <w:next w:val="Normal"/>
    <w:autoRedefine/>
    <w:uiPriority w:val="39"/>
    <w:unhideWhenUsed/>
    <w:rsid w:val="00357C65"/>
    <w:pPr>
      <w:spacing w:after="100"/>
      <w:ind w:left="440"/>
    </w:pPr>
  </w:style>
  <w:style w:type="paragraph" w:styleId="Revision">
    <w:name w:val="Revision"/>
    <w:hidden/>
    <w:uiPriority w:val="99"/>
    <w:semiHidden/>
    <w:rsid w:val="0016019B"/>
    <w:pPr>
      <w:ind w:firstLine="0"/>
    </w:pPr>
  </w:style>
  <w:style w:type="paragraph" w:styleId="Footer">
    <w:name w:val="footer"/>
    <w:basedOn w:val="Normal"/>
    <w:link w:val="FooterChar"/>
    <w:uiPriority w:val="99"/>
    <w:unhideWhenUsed/>
    <w:rsid w:val="00D77222"/>
    <w:pPr>
      <w:tabs>
        <w:tab w:val="center" w:pos="4320"/>
        <w:tab w:val="right" w:pos="8640"/>
      </w:tabs>
    </w:pPr>
  </w:style>
  <w:style w:type="character" w:customStyle="1" w:styleId="FooterChar">
    <w:name w:val="Footer Char"/>
    <w:basedOn w:val="DefaultParagraphFont"/>
    <w:link w:val="Footer"/>
    <w:uiPriority w:val="99"/>
    <w:rsid w:val="00D77222"/>
  </w:style>
  <w:style w:type="character" w:styleId="PageNumber">
    <w:name w:val="page number"/>
    <w:basedOn w:val="DefaultParagraphFont"/>
    <w:uiPriority w:val="99"/>
    <w:semiHidden/>
    <w:unhideWhenUsed/>
    <w:rsid w:val="00D77222"/>
  </w:style>
  <w:style w:type="paragraph" w:styleId="TOC4">
    <w:name w:val="toc 4"/>
    <w:basedOn w:val="Normal"/>
    <w:next w:val="Normal"/>
    <w:autoRedefine/>
    <w:uiPriority w:val="39"/>
    <w:unhideWhenUsed/>
    <w:rsid w:val="00C440E8"/>
    <w:pPr>
      <w:spacing w:after="100"/>
      <w:ind w:left="660"/>
    </w:pPr>
  </w:style>
  <w:style w:type="paragraph" w:styleId="TOC5">
    <w:name w:val="toc 5"/>
    <w:basedOn w:val="Normal"/>
    <w:next w:val="Normal"/>
    <w:autoRedefine/>
    <w:uiPriority w:val="39"/>
    <w:unhideWhenUsed/>
    <w:rsid w:val="008B10F6"/>
    <w:pPr>
      <w:spacing w:after="100" w:line="276" w:lineRule="auto"/>
      <w:ind w:left="880" w:firstLine="0"/>
    </w:pPr>
  </w:style>
  <w:style w:type="paragraph" w:styleId="TOC6">
    <w:name w:val="toc 6"/>
    <w:basedOn w:val="Normal"/>
    <w:next w:val="Normal"/>
    <w:autoRedefine/>
    <w:uiPriority w:val="39"/>
    <w:unhideWhenUsed/>
    <w:rsid w:val="008B10F6"/>
    <w:pPr>
      <w:spacing w:after="100" w:line="276" w:lineRule="auto"/>
      <w:ind w:left="1100" w:firstLine="0"/>
    </w:pPr>
  </w:style>
  <w:style w:type="paragraph" w:styleId="TOC7">
    <w:name w:val="toc 7"/>
    <w:basedOn w:val="Normal"/>
    <w:next w:val="Normal"/>
    <w:autoRedefine/>
    <w:uiPriority w:val="39"/>
    <w:unhideWhenUsed/>
    <w:rsid w:val="008B10F6"/>
    <w:pPr>
      <w:spacing w:after="100" w:line="276" w:lineRule="auto"/>
      <w:ind w:left="1320" w:firstLine="0"/>
    </w:pPr>
  </w:style>
  <w:style w:type="paragraph" w:styleId="TOC8">
    <w:name w:val="toc 8"/>
    <w:basedOn w:val="Normal"/>
    <w:next w:val="Normal"/>
    <w:autoRedefine/>
    <w:uiPriority w:val="39"/>
    <w:unhideWhenUsed/>
    <w:rsid w:val="008B10F6"/>
    <w:pPr>
      <w:spacing w:after="100" w:line="276" w:lineRule="auto"/>
      <w:ind w:left="1540" w:firstLine="0"/>
    </w:pPr>
  </w:style>
  <w:style w:type="paragraph" w:styleId="TOC9">
    <w:name w:val="toc 9"/>
    <w:basedOn w:val="Normal"/>
    <w:next w:val="Normal"/>
    <w:autoRedefine/>
    <w:uiPriority w:val="39"/>
    <w:unhideWhenUsed/>
    <w:rsid w:val="008B10F6"/>
    <w:pPr>
      <w:spacing w:after="100" w:line="276" w:lineRule="auto"/>
      <w:ind w:left="1760" w:firstLine="0"/>
    </w:pPr>
  </w:style>
  <w:style w:type="paragraph" w:styleId="Header">
    <w:name w:val="header"/>
    <w:basedOn w:val="Normal"/>
    <w:link w:val="HeaderChar"/>
    <w:uiPriority w:val="99"/>
    <w:unhideWhenUsed/>
    <w:rsid w:val="00D67B3D"/>
    <w:pPr>
      <w:tabs>
        <w:tab w:val="center" w:pos="4513"/>
        <w:tab w:val="right" w:pos="9026"/>
      </w:tabs>
    </w:pPr>
  </w:style>
  <w:style w:type="character" w:customStyle="1" w:styleId="HeaderChar">
    <w:name w:val="Header Char"/>
    <w:basedOn w:val="DefaultParagraphFont"/>
    <w:link w:val="Header"/>
    <w:uiPriority w:val="99"/>
    <w:rsid w:val="00D67B3D"/>
  </w:style>
  <w:style w:type="paragraph" w:customStyle="1" w:styleId="MonotypeXML">
    <w:name w:val="Monotype XML"/>
    <w:basedOn w:val="Normal"/>
    <w:link w:val="MonotypeXMLChar"/>
    <w:qFormat/>
    <w:rsid w:val="006A561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textAlignment w:val="top"/>
    </w:pPr>
    <w:rPr>
      <w:rFonts w:ascii="Lucida Console" w:eastAsia="Times New Roman" w:hAnsi="Lucida Console" w:cs="Arial"/>
      <w:color w:val="000088"/>
      <w:sz w:val="16"/>
      <w:szCs w:val="16"/>
    </w:rPr>
  </w:style>
  <w:style w:type="character" w:customStyle="1" w:styleId="MonotypeXMLChar">
    <w:name w:val="Monotype XML Char"/>
    <w:basedOn w:val="DefaultParagraphFont"/>
    <w:link w:val="MonotypeXML"/>
    <w:rsid w:val="006A5610"/>
    <w:rPr>
      <w:rFonts w:ascii="Lucida Console" w:eastAsia="Times New Roman" w:hAnsi="Lucida Console" w:cs="Arial"/>
      <w:color w:val="000088"/>
      <w:sz w:val="16"/>
      <w:szCs w:val="16"/>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21313">
      <w:bodyDiv w:val="1"/>
      <w:marLeft w:val="0"/>
      <w:marRight w:val="0"/>
      <w:marTop w:val="0"/>
      <w:marBottom w:val="0"/>
      <w:divBdr>
        <w:top w:val="none" w:sz="0" w:space="0" w:color="auto"/>
        <w:left w:val="none" w:sz="0" w:space="0" w:color="auto"/>
        <w:bottom w:val="none" w:sz="0" w:space="0" w:color="auto"/>
        <w:right w:val="none" w:sz="0" w:space="0" w:color="auto"/>
      </w:divBdr>
    </w:div>
    <w:div w:id="357200247">
      <w:bodyDiv w:val="1"/>
      <w:marLeft w:val="0"/>
      <w:marRight w:val="0"/>
      <w:marTop w:val="0"/>
      <w:marBottom w:val="0"/>
      <w:divBdr>
        <w:top w:val="none" w:sz="0" w:space="0" w:color="auto"/>
        <w:left w:val="none" w:sz="0" w:space="0" w:color="auto"/>
        <w:bottom w:val="none" w:sz="0" w:space="0" w:color="auto"/>
        <w:right w:val="none" w:sz="0" w:space="0" w:color="auto"/>
      </w:divBdr>
    </w:div>
    <w:div w:id="891769326">
      <w:bodyDiv w:val="1"/>
      <w:marLeft w:val="0"/>
      <w:marRight w:val="0"/>
      <w:marTop w:val="0"/>
      <w:marBottom w:val="0"/>
      <w:divBdr>
        <w:top w:val="none" w:sz="0" w:space="0" w:color="auto"/>
        <w:left w:val="none" w:sz="0" w:space="0" w:color="auto"/>
        <w:bottom w:val="none" w:sz="0" w:space="0" w:color="auto"/>
        <w:right w:val="none" w:sz="0" w:space="0" w:color="auto"/>
      </w:divBdr>
    </w:div>
    <w:div w:id="1246963862">
      <w:bodyDiv w:val="1"/>
      <w:marLeft w:val="0"/>
      <w:marRight w:val="0"/>
      <w:marTop w:val="0"/>
      <w:marBottom w:val="0"/>
      <w:divBdr>
        <w:top w:val="none" w:sz="0" w:space="0" w:color="auto"/>
        <w:left w:val="none" w:sz="0" w:space="0" w:color="auto"/>
        <w:bottom w:val="none" w:sz="0" w:space="0" w:color="auto"/>
        <w:right w:val="none" w:sz="0" w:space="0" w:color="auto"/>
      </w:divBdr>
    </w:div>
    <w:div w:id="1288782263">
      <w:bodyDiv w:val="1"/>
      <w:marLeft w:val="0"/>
      <w:marRight w:val="0"/>
      <w:marTop w:val="0"/>
      <w:marBottom w:val="0"/>
      <w:divBdr>
        <w:top w:val="none" w:sz="0" w:space="0" w:color="auto"/>
        <w:left w:val="none" w:sz="0" w:space="0" w:color="auto"/>
        <w:bottom w:val="none" w:sz="0" w:space="0" w:color="auto"/>
        <w:right w:val="none" w:sz="0" w:space="0" w:color="auto"/>
      </w:divBdr>
    </w:div>
    <w:div w:id="1498038890">
      <w:bodyDiv w:val="1"/>
      <w:marLeft w:val="0"/>
      <w:marRight w:val="0"/>
      <w:marTop w:val="0"/>
      <w:marBottom w:val="0"/>
      <w:divBdr>
        <w:top w:val="none" w:sz="0" w:space="0" w:color="auto"/>
        <w:left w:val="none" w:sz="0" w:space="0" w:color="auto"/>
        <w:bottom w:val="none" w:sz="0" w:space="0" w:color="auto"/>
        <w:right w:val="none" w:sz="0" w:space="0" w:color="auto"/>
      </w:divBdr>
    </w:div>
    <w:div w:id="1631017187">
      <w:bodyDiv w:val="1"/>
      <w:marLeft w:val="0"/>
      <w:marRight w:val="0"/>
      <w:marTop w:val="45"/>
      <w:marBottom w:val="45"/>
      <w:divBdr>
        <w:top w:val="none" w:sz="0" w:space="0" w:color="auto"/>
        <w:left w:val="none" w:sz="0" w:space="0" w:color="auto"/>
        <w:bottom w:val="none" w:sz="0" w:space="0" w:color="auto"/>
        <w:right w:val="none" w:sz="0" w:space="0" w:color="auto"/>
      </w:divBdr>
      <w:divsChild>
        <w:div w:id="1576351667">
          <w:marLeft w:val="0"/>
          <w:marRight w:val="0"/>
          <w:marTop w:val="0"/>
          <w:marBottom w:val="0"/>
          <w:divBdr>
            <w:top w:val="none" w:sz="0" w:space="0" w:color="auto"/>
            <w:left w:val="none" w:sz="0" w:space="0" w:color="auto"/>
            <w:bottom w:val="none" w:sz="0" w:space="0" w:color="auto"/>
            <w:right w:val="none" w:sz="0" w:space="0" w:color="auto"/>
          </w:divBdr>
          <w:divsChild>
            <w:div w:id="627928694">
              <w:marLeft w:val="0"/>
              <w:marRight w:val="0"/>
              <w:marTop w:val="0"/>
              <w:marBottom w:val="0"/>
              <w:divBdr>
                <w:top w:val="none" w:sz="0" w:space="0" w:color="auto"/>
                <w:left w:val="none" w:sz="0" w:space="0" w:color="auto"/>
                <w:bottom w:val="none" w:sz="0" w:space="0" w:color="auto"/>
                <w:right w:val="none" w:sz="0" w:space="0" w:color="auto"/>
              </w:divBdr>
              <w:divsChild>
                <w:div w:id="747188933">
                  <w:marLeft w:val="0"/>
                  <w:marRight w:val="0"/>
                  <w:marTop w:val="0"/>
                  <w:marBottom w:val="0"/>
                  <w:divBdr>
                    <w:top w:val="none" w:sz="0" w:space="0" w:color="auto"/>
                    <w:left w:val="none" w:sz="0" w:space="0" w:color="auto"/>
                    <w:bottom w:val="none" w:sz="0" w:space="0" w:color="auto"/>
                    <w:right w:val="none" w:sz="0" w:space="0" w:color="auto"/>
                  </w:divBdr>
                  <w:divsChild>
                    <w:div w:id="16481234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751779295">
      <w:bodyDiv w:val="1"/>
      <w:marLeft w:val="0"/>
      <w:marRight w:val="0"/>
      <w:marTop w:val="0"/>
      <w:marBottom w:val="0"/>
      <w:divBdr>
        <w:top w:val="none" w:sz="0" w:space="0" w:color="auto"/>
        <w:left w:val="none" w:sz="0" w:space="0" w:color="auto"/>
        <w:bottom w:val="none" w:sz="0" w:space="0" w:color="auto"/>
        <w:right w:val="none" w:sz="0" w:space="0" w:color="auto"/>
      </w:divBdr>
    </w:div>
    <w:div w:id="200022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code.google.com/p/pride-converter-2/wiki/QuantitativeMzTabFil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proteomexchange.org"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sidev.cvs.sourceforge.net/viewvc/psidev/psi/psi-ms/mzML/controlledVocabulary/psi-ms.obo" TargetMode="External"/><Relationship Id="rId33" Type="http://schemas.openxmlformats.org/officeDocument/2006/relationships/hyperlink" Target="http://code.google.com/p/pride-toolsuite/wiki/PRIDEInspector" TargetMode="External"/><Relationship Id="rId38" Type="http://schemas.openxmlformats.org/officeDocument/2006/relationships/hyperlink" Target="http://mztab.googlecode.com" TargetMode="External"/><Relationship Id="rId46" Type="http://schemas.openxmlformats.org/officeDocument/2006/relationships/hyperlink" Target="http://java.com/en/download/help/download_options.xml"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mztab.googlecode.co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ebi.ac.uk/intact"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BBC98-7737-40A1-8E59-4BD73BFED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8012</Words>
  <Characters>45670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EMBL-EBI</Company>
  <LinksUpToDate>false</LinksUpToDate>
  <CharactersWithSpaces>53575</CharactersWithSpaces>
  <SharedDoc>false</SharedDoc>
  <HLinks>
    <vt:vector size="12" baseType="variant">
      <vt:variant>
        <vt:i4>983109</vt:i4>
      </vt:variant>
      <vt:variant>
        <vt:i4>51</vt:i4>
      </vt:variant>
      <vt:variant>
        <vt:i4>0</vt:i4>
      </vt:variant>
      <vt:variant>
        <vt:i4>5</vt:i4>
      </vt:variant>
      <vt:variant>
        <vt:lpwstr>http://www.ebi.ac.uk/pride/schemaDocumentation.do</vt:lpwstr>
      </vt:variant>
      <vt:variant>
        <vt:lpwstr/>
      </vt:variant>
      <vt:variant>
        <vt:i4>5570654</vt:i4>
      </vt:variant>
      <vt:variant>
        <vt:i4>0</vt:i4>
      </vt:variant>
      <vt:variant>
        <vt:i4>0</vt:i4>
      </vt:variant>
      <vt:variant>
        <vt:i4>5</vt:i4>
      </vt:variant>
      <vt:variant>
        <vt:lpwstr>http://code.google.com/p/pride-toolsuite/wiki/PRIDEInspector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Wang</dc:creator>
  <cp:keywords/>
  <cp:lastModifiedBy>VB-RC</cp:lastModifiedBy>
  <cp:revision>5</cp:revision>
  <cp:lastPrinted>2012-09-07T10:03:00Z</cp:lastPrinted>
  <dcterms:created xsi:type="dcterms:W3CDTF">2012-09-07T09:54:00Z</dcterms:created>
  <dcterms:modified xsi:type="dcterms:W3CDTF">2012-09-07T10:05:00Z</dcterms:modified>
</cp:coreProperties>
</file>